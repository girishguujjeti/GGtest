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3E58" w:rsidRPr="00F741B5" w:rsidRDefault="00F741B5" w:rsidP="00903974">
      <w:pPr>
        <w:pStyle w:val="Heading1"/>
      </w:pPr>
      <w:bookmarkStart w:id="0" w:name="_Toc490472956"/>
      <w:r w:rsidRPr="00337EF5">
        <w:t>DOCUMENT DETAIL</w:t>
      </w:r>
      <w:bookmarkEnd w:id="0"/>
    </w:p>
    <w:tbl>
      <w:tblPr>
        <w:tblpPr w:leftFromText="180" w:rightFromText="180" w:vertAnchor="page" w:horzAnchor="margin" w:tblpX="108" w:tblpY="2446"/>
        <w:tblW w:w="1045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1E0" w:firstRow="1" w:lastRow="1" w:firstColumn="1" w:lastColumn="1" w:noHBand="0" w:noVBand="0"/>
      </w:tblPr>
      <w:tblGrid>
        <w:gridCol w:w="2518"/>
        <w:gridCol w:w="7938"/>
      </w:tblGrid>
      <w:tr w:rsidR="00F6040C" w:rsidRPr="00EB525D" w:rsidTr="00D50F8A">
        <w:tc>
          <w:tcPr>
            <w:tcW w:w="2518" w:type="dxa"/>
            <w:shd w:val="clear" w:color="auto" w:fill="1F497D" w:themeFill="text2"/>
          </w:tcPr>
          <w:p w:rsidR="00F6040C" w:rsidRPr="009F3D29" w:rsidRDefault="00E1058C" w:rsidP="00E05556">
            <w:pPr>
              <w:pStyle w:val="Heading3"/>
              <w:numPr>
                <w:ilvl w:val="0"/>
                <w:numId w:val="0"/>
              </w:numPr>
            </w:pPr>
            <w:r>
              <w:t>T</w:t>
            </w:r>
            <w:r w:rsidR="00F6040C">
              <w:t>opic</w:t>
            </w:r>
          </w:p>
        </w:tc>
        <w:tc>
          <w:tcPr>
            <w:tcW w:w="7938" w:type="dxa"/>
          </w:tcPr>
          <w:sdt>
            <w:sdtPr>
              <w:rPr>
                <w:lang w:val="en-ZA"/>
              </w:rPr>
              <w:alias w:val="Title"/>
              <w:tag w:val=""/>
              <w:id w:val="1823384979"/>
              <w:placeholder>
                <w:docPart w:val="33C789363A184AD0823AAD69B3422ADC"/>
              </w:placeholder>
              <w:dataBinding w:prefixMappings="xmlns:ns0='http://purl.org/dc/elements/1.1/' xmlns:ns1='http://schemas.openxmlformats.org/package/2006/metadata/core-properties' " w:xpath="/ns1:coreProperties[1]/ns0:title[1]" w:storeItemID="{6C3C8BC8-F283-45AE-878A-BAB7291924A1}"/>
              <w:text/>
            </w:sdtPr>
            <w:sdtContent>
              <w:p w:rsidR="00F6040C" w:rsidRPr="00EB525D" w:rsidRDefault="00F741B5" w:rsidP="00F741B5">
                <w:r>
                  <w:rPr>
                    <w:lang w:val="en-ZA"/>
                  </w:rPr>
                  <w:t xml:space="preserve">Internal </w:t>
                </w:r>
                <w:r w:rsidR="005F41C6">
                  <w:rPr>
                    <w:lang w:val="en-ZA"/>
                  </w:rPr>
                  <w:t xml:space="preserve">MMS </w:t>
                </w:r>
                <w:r>
                  <w:rPr>
                    <w:lang w:val="en-ZA"/>
                  </w:rPr>
                  <w:t>Reporting BRS</w:t>
                </w:r>
              </w:p>
            </w:sdtContent>
          </w:sdt>
        </w:tc>
      </w:tr>
      <w:tr w:rsidR="00040200" w:rsidRPr="00EB525D" w:rsidTr="00D50F8A">
        <w:tc>
          <w:tcPr>
            <w:tcW w:w="2518" w:type="dxa"/>
            <w:shd w:val="clear" w:color="auto" w:fill="1F497D" w:themeFill="text2"/>
          </w:tcPr>
          <w:p w:rsidR="00040200" w:rsidRPr="009F3D29" w:rsidRDefault="00040200" w:rsidP="00E05556">
            <w:pPr>
              <w:pStyle w:val="Heading3"/>
              <w:numPr>
                <w:ilvl w:val="0"/>
                <w:numId w:val="0"/>
              </w:numPr>
            </w:pPr>
            <w:r w:rsidRPr="009F3D29">
              <w:t>Project/Initiative name</w:t>
            </w:r>
          </w:p>
        </w:tc>
        <w:tc>
          <w:tcPr>
            <w:tcW w:w="7938" w:type="dxa"/>
          </w:tcPr>
          <w:p w:rsidR="00040200" w:rsidRPr="00EB525D" w:rsidRDefault="00020EF7" w:rsidP="00E05556">
            <w:r>
              <w:t>Project Connect</w:t>
            </w:r>
          </w:p>
        </w:tc>
      </w:tr>
      <w:tr w:rsidR="00040200" w:rsidRPr="00EB525D" w:rsidTr="00D50F8A">
        <w:tc>
          <w:tcPr>
            <w:tcW w:w="2518" w:type="dxa"/>
            <w:shd w:val="clear" w:color="auto" w:fill="1F497D" w:themeFill="text2"/>
          </w:tcPr>
          <w:p w:rsidR="00040200" w:rsidRPr="00632A52" w:rsidRDefault="00040200" w:rsidP="00E05556">
            <w:pPr>
              <w:pStyle w:val="Heading3"/>
              <w:numPr>
                <w:ilvl w:val="0"/>
                <w:numId w:val="0"/>
              </w:numPr>
            </w:pPr>
            <w:r w:rsidRPr="00632A52">
              <w:t>Author</w:t>
            </w:r>
          </w:p>
        </w:tc>
        <w:tc>
          <w:tcPr>
            <w:tcW w:w="7938" w:type="dxa"/>
          </w:tcPr>
          <w:p w:rsidR="00040200" w:rsidRPr="00EB525D" w:rsidRDefault="006A36E6" w:rsidP="00F741B5">
            <w:r>
              <w:t>Ilse van Zyl</w:t>
            </w:r>
            <w:r w:rsidR="00D113DB">
              <w:t xml:space="preserve"> </w:t>
            </w:r>
          </w:p>
        </w:tc>
      </w:tr>
      <w:tr w:rsidR="00F6040C" w:rsidRPr="00EB525D" w:rsidTr="00D50F8A">
        <w:tc>
          <w:tcPr>
            <w:tcW w:w="2518" w:type="dxa"/>
            <w:shd w:val="clear" w:color="auto" w:fill="1F497D" w:themeFill="text2"/>
          </w:tcPr>
          <w:p w:rsidR="00F6040C" w:rsidRPr="00632A52" w:rsidRDefault="00F6040C" w:rsidP="009967C3">
            <w:pPr>
              <w:pStyle w:val="Heading3"/>
              <w:numPr>
                <w:ilvl w:val="0"/>
                <w:numId w:val="0"/>
              </w:numPr>
            </w:pPr>
            <w:r w:rsidRPr="00632A52">
              <w:t>Contact details</w:t>
            </w:r>
          </w:p>
        </w:tc>
        <w:tc>
          <w:tcPr>
            <w:tcW w:w="7938" w:type="dxa"/>
          </w:tcPr>
          <w:p w:rsidR="00F6040C" w:rsidRPr="00632A52" w:rsidRDefault="00A9653A" w:rsidP="00632A52">
            <w:pPr>
              <w:rPr>
                <w:rFonts w:cs="Arial"/>
              </w:rPr>
            </w:pPr>
            <w:hyperlink r:id="rId12" w:history="1">
              <w:r w:rsidR="006A36E6" w:rsidRPr="00632A52">
                <w:rPr>
                  <w:rStyle w:val="Hyperlink"/>
                  <w:rFonts w:cs="Arial"/>
                </w:rPr>
                <w:t>ivzyl@bwlog.com</w:t>
              </w:r>
            </w:hyperlink>
          </w:p>
        </w:tc>
      </w:tr>
      <w:tr w:rsidR="00040200" w:rsidRPr="00EB525D" w:rsidTr="00D50F8A">
        <w:tc>
          <w:tcPr>
            <w:tcW w:w="2518" w:type="dxa"/>
            <w:shd w:val="clear" w:color="auto" w:fill="1F497D" w:themeFill="text2"/>
          </w:tcPr>
          <w:p w:rsidR="00040200" w:rsidRPr="009F3D29" w:rsidRDefault="00040200" w:rsidP="00E05556">
            <w:pPr>
              <w:pStyle w:val="Heading3"/>
              <w:numPr>
                <w:ilvl w:val="0"/>
                <w:numId w:val="0"/>
              </w:numPr>
            </w:pPr>
            <w:r w:rsidRPr="009F3D29">
              <w:t>Creation date</w:t>
            </w:r>
          </w:p>
        </w:tc>
        <w:tc>
          <w:tcPr>
            <w:tcW w:w="7938" w:type="dxa"/>
          </w:tcPr>
          <w:p w:rsidR="00040200" w:rsidRPr="00EB525D" w:rsidRDefault="00F741B5" w:rsidP="00E05556">
            <w:r>
              <w:t>18</w:t>
            </w:r>
            <w:r w:rsidR="009967C3">
              <w:t xml:space="preserve"> April 2016</w:t>
            </w:r>
          </w:p>
        </w:tc>
      </w:tr>
      <w:tr w:rsidR="00040200" w:rsidRPr="00EB525D" w:rsidTr="00D50F8A">
        <w:tc>
          <w:tcPr>
            <w:tcW w:w="2518" w:type="dxa"/>
            <w:shd w:val="clear" w:color="auto" w:fill="1F497D" w:themeFill="text2"/>
          </w:tcPr>
          <w:p w:rsidR="00040200" w:rsidRPr="009F3D29" w:rsidRDefault="00040200" w:rsidP="00E05556">
            <w:pPr>
              <w:pStyle w:val="Heading3"/>
              <w:numPr>
                <w:ilvl w:val="0"/>
                <w:numId w:val="0"/>
              </w:numPr>
            </w:pPr>
            <w:r w:rsidRPr="009F3D29">
              <w:t>Business unit</w:t>
            </w:r>
          </w:p>
        </w:tc>
        <w:tc>
          <w:tcPr>
            <w:tcW w:w="7938" w:type="dxa"/>
          </w:tcPr>
          <w:p w:rsidR="00040200" w:rsidRPr="00EB525D" w:rsidRDefault="00020EF7" w:rsidP="00E05556">
            <w:r>
              <w:t>Supply Chain / Inventory Management</w:t>
            </w:r>
          </w:p>
        </w:tc>
      </w:tr>
    </w:tbl>
    <w:p w:rsidR="00331D9A" w:rsidRPr="00337EF5" w:rsidRDefault="00331D9A" w:rsidP="00337EF5">
      <w:pPr>
        <w:pStyle w:val="Heading1"/>
      </w:pPr>
      <w:bookmarkStart w:id="1" w:name="_Toc490472957"/>
      <w:r w:rsidRPr="00337EF5">
        <w:t>VERSION CONTROL</w:t>
      </w:r>
      <w:bookmarkEnd w:id="1"/>
    </w:p>
    <w:tbl>
      <w:tblPr>
        <w:tblW w:w="1049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1026"/>
        <w:gridCol w:w="1702"/>
        <w:gridCol w:w="2551"/>
        <w:gridCol w:w="5211"/>
      </w:tblGrid>
      <w:tr w:rsidR="00331D9A" w:rsidRPr="009F3D29" w:rsidTr="00331D9A">
        <w:tc>
          <w:tcPr>
            <w:tcW w:w="1026" w:type="dxa"/>
            <w:shd w:val="clear" w:color="auto" w:fill="1F497D" w:themeFill="text2"/>
          </w:tcPr>
          <w:p w:rsidR="00331D9A" w:rsidRPr="009F3D29" w:rsidRDefault="00331D9A" w:rsidP="00331D9A">
            <w:pPr>
              <w:pStyle w:val="Heading3"/>
              <w:numPr>
                <w:ilvl w:val="0"/>
                <w:numId w:val="0"/>
              </w:numPr>
            </w:pPr>
            <w:r w:rsidRPr="009F3D29">
              <w:t>Version</w:t>
            </w:r>
          </w:p>
        </w:tc>
        <w:tc>
          <w:tcPr>
            <w:tcW w:w="1702" w:type="dxa"/>
            <w:shd w:val="clear" w:color="auto" w:fill="1F497D" w:themeFill="text2"/>
          </w:tcPr>
          <w:p w:rsidR="00331D9A" w:rsidRPr="009F3D29" w:rsidRDefault="00331D9A" w:rsidP="00331D9A">
            <w:pPr>
              <w:pStyle w:val="Heading3"/>
              <w:numPr>
                <w:ilvl w:val="0"/>
                <w:numId w:val="0"/>
              </w:numPr>
            </w:pPr>
            <w:r w:rsidRPr="009F3D29">
              <w:t>Version Date</w:t>
            </w:r>
          </w:p>
        </w:tc>
        <w:tc>
          <w:tcPr>
            <w:tcW w:w="2551" w:type="dxa"/>
            <w:shd w:val="clear" w:color="auto" w:fill="1F497D" w:themeFill="text2"/>
          </w:tcPr>
          <w:p w:rsidR="00331D9A" w:rsidRPr="009F3D29" w:rsidRDefault="00331D9A" w:rsidP="00331D9A">
            <w:pPr>
              <w:pStyle w:val="Heading3"/>
              <w:numPr>
                <w:ilvl w:val="0"/>
                <w:numId w:val="0"/>
              </w:numPr>
            </w:pPr>
            <w:r w:rsidRPr="009F3D29">
              <w:t>Person Responsible</w:t>
            </w:r>
          </w:p>
        </w:tc>
        <w:tc>
          <w:tcPr>
            <w:tcW w:w="5211" w:type="dxa"/>
            <w:shd w:val="clear" w:color="auto" w:fill="1F497D" w:themeFill="text2"/>
          </w:tcPr>
          <w:p w:rsidR="00331D9A" w:rsidRPr="009F3D29" w:rsidRDefault="00331D9A" w:rsidP="00331D9A">
            <w:pPr>
              <w:pStyle w:val="Heading3"/>
              <w:numPr>
                <w:ilvl w:val="0"/>
                <w:numId w:val="0"/>
              </w:numPr>
            </w:pPr>
            <w:r w:rsidRPr="009F3D29">
              <w:t>Changes Made</w:t>
            </w:r>
          </w:p>
        </w:tc>
      </w:tr>
      <w:tr w:rsidR="00331D9A" w:rsidRPr="00EB525D" w:rsidTr="00331D9A">
        <w:tc>
          <w:tcPr>
            <w:tcW w:w="1026" w:type="dxa"/>
          </w:tcPr>
          <w:p w:rsidR="00331D9A" w:rsidRPr="00EB525D" w:rsidRDefault="00331D9A" w:rsidP="00331D9A">
            <w:r>
              <w:t>1</w:t>
            </w:r>
          </w:p>
        </w:tc>
        <w:tc>
          <w:tcPr>
            <w:tcW w:w="1702" w:type="dxa"/>
          </w:tcPr>
          <w:p w:rsidR="00331D9A" w:rsidRPr="00EB525D" w:rsidRDefault="00F741B5" w:rsidP="00331D9A">
            <w:r>
              <w:t>18</w:t>
            </w:r>
            <w:r w:rsidR="00331D9A">
              <w:t xml:space="preserve"> April 2016</w:t>
            </w:r>
          </w:p>
        </w:tc>
        <w:tc>
          <w:tcPr>
            <w:tcW w:w="2551" w:type="dxa"/>
          </w:tcPr>
          <w:p w:rsidR="00331D9A" w:rsidRPr="00EB525D" w:rsidRDefault="00331D9A" w:rsidP="00331D9A">
            <w:r>
              <w:t>Ilse van Zyl</w:t>
            </w:r>
          </w:p>
        </w:tc>
        <w:tc>
          <w:tcPr>
            <w:tcW w:w="5211" w:type="dxa"/>
          </w:tcPr>
          <w:p w:rsidR="00331D9A" w:rsidRPr="00EB525D" w:rsidRDefault="00331D9A" w:rsidP="00331D9A">
            <w:r>
              <w:t>First Version</w:t>
            </w:r>
          </w:p>
        </w:tc>
      </w:tr>
      <w:tr w:rsidR="00331D9A" w:rsidRPr="00EB525D" w:rsidTr="00331D9A">
        <w:tc>
          <w:tcPr>
            <w:tcW w:w="1026" w:type="dxa"/>
          </w:tcPr>
          <w:p w:rsidR="00331D9A" w:rsidRPr="00EB525D" w:rsidRDefault="007C74EC" w:rsidP="00331D9A">
            <w:r>
              <w:t>2</w:t>
            </w:r>
          </w:p>
        </w:tc>
        <w:tc>
          <w:tcPr>
            <w:tcW w:w="1702" w:type="dxa"/>
          </w:tcPr>
          <w:p w:rsidR="00331D9A" w:rsidRPr="00EB525D" w:rsidRDefault="007C74EC" w:rsidP="00331D9A">
            <w:r>
              <w:t>27 October 2016</w:t>
            </w:r>
          </w:p>
        </w:tc>
        <w:tc>
          <w:tcPr>
            <w:tcW w:w="2551" w:type="dxa"/>
          </w:tcPr>
          <w:p w:rsidR="00331D9A" w:rsidRPr="00EB525D" w:rsidRDefault="007C74EC" w:rsidP="00331D9A">
            <w:r>
              <w:t>Ilse van Zyl</w:t>
            </w:r>
          </w:p>
        </w:tc>
        <w:tc>
          <w:tcPr>
            <w:tcW w:w="5211" w:type="dxa"/>
          </w:tcPr>
          <w:p w:rsidR="00331D9A" w:rsidRPr="00EB525D" w:rsidRDefault="007C74EC" w:rsidP="00331D9A">
            <w:r>
              <w:t>Addition of operational reports</w:t>
            </w:r>
          </w:p>
        </w:tc>
      </w:tr>
    </w:tbl>
    <w:p w:rsidR="00471EEA" w:rsidRDefault="00471EEA" w:rsidP="00E05556">
      <w:pPr>
        <w:pStyle w:val="Heading1"/>
      </w:pPr>
      <w:bookmarkStart w:id="2" w:name="_Toc490472958"/>
      <w:r>
        <w:t>ABBREVIATIONS</w:t>
      </w:r>
      <w:bookmarkEnd w:id="2"/>
    </w:p>
    <w:tbl>
      <w:tblPr>
        <w:tblW w:w="1049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firstRow="0" w:lastRow="0" w:firstColumn="0" w:lastColumn="0" w:noHBand="0" w:noVBand="0"/>
      </w:tblPr>
      <w:tblGrid>
        <w:gridCol w:w="3544"/>
        <w:gridCol w:w="6946"/>
      </w:tblGrid>
      <w:tr w:rsidR="00471EEA" w:rsidRPr="009F3D29" w:rsidTr="00D50F8A">
        <w:tc>
          <w:tcPr>
            <w:tcW w:w="3544" w:type="dxa"/>
            <w:shd w:val="clear" w:color="auto" w:fill="1F497D" w:themeFill="text2"/>
          </w:tcPr>
          <w:p w:rsidR="00471EEA" w:rsidRPr="009F3D29" w:rsidRDefault="00471EEA" w:rsidP="001337CB">
            <w:pPr>
              <w:pStyle w:val="Heading3"/>
              <w:numPr>
                <w:ilvl w:val="0"/>
                <w:numId w:val="0"/>
              </w:numPr>
            </w:pPr>
            <w:r>
              <w:t>Abbreviation</w:t>
            </w:r>
          </w:p>
        </w:tc>
        <w:tc>
          <w:tcPr>
            <w:tcW w:w="6946" w:type="dxa"/>
            <w:shd w:val="clear" w:color="auto" w:fill="1F497D" w:themeFill="text2"/>
          </w:tcPr>
          <w:p w:rsidR="00471EEA" w:rsidRPr="009F3D29" w:rsidRDefault="00471EEA" w:rsidP="001337CB">
            <w:pPr>
              <w:pStyle w:val="Heading3"/>
              <w:numPr>
                <w:ilvl w:val="0"/>
                <w:numId w:val="0"/>
              </w:numPr>
            </w:pPr>
            <w:r>
              <w:t>Description</w:t>
            </w:r>
          </w:p>
        </w:tc>
      </w:tr>
      <w:tr w:rsidR="00471EEA" w:rsidRPr="00EB525D" w:rsidTr="00471EEA">
        <w:tc>
          <w:tcPr>
            <w:tcW w:w="3544" w:type="dxa"/>
          </w:tcPr>
          <w:p w:rsidR="00471EEA" w:rsidRPr="00EB525D" w:rsidRDefault="00471EEA" w:rsidP="001337CB">
            <w:r>
              <w:t>SKU</w:t>
            </w:r>
          </w:p>
        </w:tc>
        <w:tc>
          <w:tcPr>
            <w:tcW w:w="6946" w:type="dxa"/>
          </w:tcPr>
          <w:p w:rsidR="00471EEA" w:rsidRPr="00EB525D" w:rsidRDefault="00471EEA" w:rsidP="001337CB">
            <w:r>
              <w:t>Stock keeping unit</w:t>
            </w:r>
          </w:p>
        </w:tc>
      </w:tr>
      <w:tr w:rsidR="00471EEA" w:rsidRPr="00EB525D" w:rsidTr="00471EEA">
        <w:tc>
          <w:tcPr>
            <w:tcW w:w="3544" w:type="dxa"/>
          </w:tcPr>
          <w:p w:rsidR="00471EEA" w:rsidRPr="00EB525D" w:rsidRDefault="00471EEA" w:rsidP="001337CB">
            <w:r>
              <w:t>BWL</w:t>
            </w:r>
          </w:p>
        </w:tc>
        <w:tc>
          <w:tcPr>
            <w:tcW w:w="6946" w:type="dxa"/>
          </w:tcPr>
          <w:p w:rsidR="00471EEA" w:rsidRPr="00EB525D" w:rsidRDefault="00471EEA" w:rsidP="001337CB">
            <w:r>
              <w:t>Barloworld Logistics</w:t>
            </w:r>
          </w:p>
        </w:tc>
      </w:tr>
      <w:tr w:rsidR="00471EEA" w:rsidRPr="00EB525D" w:rsidTr="00471EEA">
        <w:tc>
          <w:tcPr>
            <w:tcW w:w="3544" w:type="dxa"/>
          </w:tcPr>
          <w:p w:rsidR="00471EEA" w:rsidRPr="00EB525D" w:rsidRDefault="00471EEA" w:rsidP="001337CB">
            <w:r>
              <w:t>DOP</w:t>
            </w:r>
          </w:p>
        </w:tc>
        <w:tc>
          <w:tcPr>
            <w:tcW w:w="6946" w:type="dxa"/>
          </w:tcPr>
          <w:p w:rsidR="00471EEA" w:rsidRPr="00EB525D" w:rsidRDefault="00471EEA" w:rsidP="00471EEA">
            <w:r>
              <w:t>Drop off point for Telkom technicians (managed by Telkom)</w:t>
            </w:r>
          </w:p>
        </w:tc>
      </w:tr>
      <w:tr w:rsidR="00471EEA" w:rsidRPr="00EB525D" w:rsidTr="00471EEA">
        <w:tc>
          <w:tcPr>
            <w:tcW w:w="3544" w:type="dxa"/>
          </w:tcPr>
          <w:p w:rsidR="00471EEA" w:rsidRPr="00EB525D" w:rsidRDefault="00471EEA" w:rsidP="001337CB">
            <w:r>
              <w:t>NDC</w:t>
            </w:r>
          </w:p>
        </w:tc>
        <w:tc>
          <w:tcPr>
            <w:tcW w:w="6946" w:type="dxa"/>
          </w:tcPr>
          <w:p w:rsidR="00471EEA" w:rsidRPr="00EB525D" w:rsidRDefault="00471EEA" w:rsidP="00471EEA">
            <w:r>
              <w:t xml:space="preserve">National distribution </w:t>
            </w:r>
            <w:r w:rsidR="00E768F3">
              <w:t>center</w:t>
            </w:r>
            <w:r>
              <w:t xml:space="preserve"> (managed by BWL)</w:t>
            </w:r>
          </w:p>
        </w:tc>
      </w:tr>
      <w:tr w:rsidR="00471EEA" w:rsidRPr="00EB525D" w:rsidTr="00471EEA">
        <w:tc>
          <w:tcPr>
            <w:tcW w:w="3544" w:type="dxa"/>
          </w:tcPr>
          <w:p w:rsidR="00471EEA" w:rsidRPr="00EB525D" w:rsidRDefault="00471EEA" w:rsidP="001337CB">
            <w:r>
              <w:t>NRC</w:t>
            </w:r>
          </w:p>
        </w:tc>
        <w:tc>
          <w:tcPr>
            <w:tcW w:w="6946" w:type="dxa"/>
          </w:tcPr>
          <w:p w:rsidR="00471EEA" w:rsidRPr="00EB525D" w:rsidRDefault="00471EEA" w:rsidP="001337CB">
            <w:r>
              <w:t xml:space="preserve">National repairs </w:t>
            </w:r>
            <w:r w:rsidR="00E768F3">
              <w:t>center</w:t>
            </w:r>
            <w:r>
              <w:t xml:space="preserve"> (managed by BWL)</w:t>
            </w:r>
          </w:p>
        </w:tc>
      </w:tr>
      <w:tr w:rsidR="00471EEA" w:rsidRPr="00EB525D" w:rsidTr="00471EEA">
        <w:tc>
          <w:tcPr>
            <w:tcW w:w="3544" w:type="dxa"/>
          </w:tcPr>
          <w:p w:rsidR="00471EEA" w:rsidRPr="00EB525D" w:rsidRDefault="00471EEA" w:rsidP="001337CB">
            <w:r>
              <w:t>MC</w:t>
            </w:r>
          </w:p>
        </w:tc>
        <w:tc>
          <w:tcPr>
            <w:tcW w:w="6946" w:type="dxa"/>
          </w:tcPr>
          <w:p w:rsidR="00471EEA" w:rsidRPr="00EB525D" w:rsidRDefault="00471EEA" w:rsidP="00471EEA">
            <w:r>
              <w:t xml:space="preserve">Material </w:t>
            </w:r>
            <w:r w:rsidR="00E768F3">
              <w:t>center</w:t>
            </w:r>
            <w:r>
              <w:t xml:space="preserve"> (managed by BWL) is a regional distribution hub.</w:t>
            </w:r>
          </w:p>
        </w:tc>
      </w:tr>
      <w:tr w:rsidR="00117003" w:rsidRPr="00EB525D" w:rsidTr="00471EEA">
        <w:tc>
          <w:tcPr>
            <w:tcW w:w="3544" w:type="dxa"/>
          </w:tcPr>
          <w:p w:rsidR="00117003" w:rsidRDefault="00117003" w:rsidP="00117003">
            <w:r>
              <w:t>PO</w:t>
            </w:r>
          </w:p>
        </w:tc>
        <w:tc>
          <w:tcPr>
            <w:tcW w:w="6946" w:type="dxa"/>
          </w:tcPr>
          <w:p w:rsidR="00117003" w:rsidRDefault="00117003" w:rsidP="00471EEA">
            <w:r>
              <w:t>Purchase Order</w:t>
            </w:r>
          </w:p>
        </w:tc>
      </w:tr>
      <w:tr w:rsidR="00117003" w:rsidRPr="00EB525D" w:rsidTr="00471EEA">
        <w:tc>
          <w:tcPr>
            <w:tcW w:w="3544" w:type="dxa"/>
          </w:tcPr>
          <w:p w:rsidR="00117003" w:rsidRDefault="00117003" w:rsidP="001337CB">
            <w:r>
              <w:t>STO</w:t>
            </w:r>
          </w:p>
        </w:tc>
        <w:tc>
          <w:tcPr>
            <w:tcW w:w="6946" w:type="dxa"/>
          </w:tcPr>
          <w:p w:rsidR="00117003" w:rsidRDefault="00117003" w:rsidP="00471EEA">
            <w:r>
              <w:t>Stock Transfer Order</w:t>
            </w:r>
          </w:p>
        </w:tc>
      </w:tr>
      <w:tr w:rsidR="00117003" w:rsidRPr="00EB525D" w:rsidTr="00471EEA">
        <w:tc>
          <w:tcPr>
            <w:tcW w:w="3544" w:type="dxa"/>
          </w:tcPr>
          <w:p w:rsidR="00117003" w:rsidRDefault="00117003" w:rsidP="001337CB">
            <w:r>
              <w:t>IFT</w:t>
            </w:r>
          </w:p>
        </w:tc>
        <w:tc>
          <w:tcPr>
            <w:tcW w:w="6946" w:type="dxa"/>
          </w:tcPr>
          <w:p w:rsidR="00117003" w:rsidRDefault="00117003" w:rsidP="00471EEA">
            <w:r>
              <w:t>Inter Facility Transfer</w:t>
            </w:r>
          </w:p>
        </w:tc>
      </w:tr>
      <w:tr w:rsidR="00117003" w:rsidRPr="00EB525D" w:rsidTr="00471EEA">
        <w:tc>
          <w:tcPr>
            <w:tcW w:w="3544" w:type="dxa"/>
          </w:tcPr>
          <w:p w:rsidR="00117003" w:rsidRDefault="00117003" w:rsidP="001337CB">
            <w:r>
              <w:t>WMS</w:t>
            </w:r>
          </w:p>
        </w:tc>
        <w:tc>
          <w:tcPr>
            <w:tcW w:w="6946" w:type="dxa"/>
          </w:tcPr>
          <w:p w:rsidR="00117003" w:rsidRDefault="00117003" w:rsidP="00471EEA">
            <w:r>
              <w:t>Warehouse Management System</w:t>
            </w:r>
          </w:p>
        </w:tc>
      </w:tr>
      <w:tr w:rsidR="00117003" w:rsidRPr="00EB525D" w:rsidTr="00471EEA">
        <w:tc>
          <w:tcPr>
            <w:tcW w:w="3544" w:type="dxa"/>
          </w:tcPr>
          <w:p w:rsidR="00117003" w:rsidRDefault="00117003" w:rsidP="001337CB">
            <w:r>
              <w:t>GRV</w:t>
            </w:r>
          </w:p>
        </w:tc>
        <w:tc>
          <w:tcPr>
            <w:tcW w:w="6946" w:type="dxa"/>
          </w:tcPr>
          <w:p w:rsidR="00117003" w:rsidRDefault="00117003" w:rsidP="00471EEA">
            <w:r>
              <w:t>Goods Received Voucher</w:t>
            </w:r>
          </w:p>
        </w:tc>
      </w:tr>
      <w:tr w:rsidR="00117003" w:rsidRPr="00EB525D" w:rsidTr="00471EEA">
        <w:tc>
          <w:tcPr>
            <w:tcW w:w="3544" w:type="dxa"/>
          </w:tcPr>
          <w:p w:rsidR="00117003" w:rsidRDefault="00117003" w:rsidP="001337CB">
            <w:r>
              <w:t>ERP</w:t>
            </w:r>
          </w:p>
        </w:tc>
        <w:tc>
          <w:tcPr>
            <w:tcW w:w="6946" w:type="dxa"/>
          </w:tcPr>
          <w:p w:rsidR="00117003" w:rsidRDefault="00117003" w:rsidP="00471EEA">
            <w:r>
              <w:t>Enterprise Resource Planning–referring to SAP in this application</w:t>
            </w:r>
          </w:p>
        </w:tc>
      </w:tr>
      <w:tr w:rsidR="00117003" w:rsidRPr="00EB525D" w:rsidTr="00471EEA">
        <w:tc>
          <w:tcPr>
            <w:tcW w:w="3544" w:type="dxa"/>
          </w:tcPr>
          <w:p w:rsidR="00117003" w:rsidRDefault="00117003" w:rsidP="001337CB">
            <w:r>
              <w:t>WH</w:t>
            </w:r>
          </w:p>
        </w:tc>
        <w:tc>
          <w:tcPr>
            <w:tcW w:w="6946" w:type="dxa"/>
          </w:tcPr>
          <w:p w:rsidR="00117003" w:rsidRDefault="00117003" w:rsidP="00471EEA">
            <w:r>
              <w:t>Warehouse</w:t>
            </w:r>
          </w:p>
        </w:tc>
      </w:tr>
      <w:tr w:rsidR="00117003" w:rsidRPr="00EB525D" w:rsidTr="00471EEA">
        <w:tc>
          <w:tcPr>
            <w:tcW w:w="3544" w:type="dxa"/>
          </w:tcPr>
          <w:p w:rsidR="00117003" w:rsidRDefault="00117003" w:rsidP="001337CB">
            <w:r>
              <w:t>MMS</w:t>
            </w:r>
          </w:p>
        </w:tc>
        <w:tc>
          <w:tcPr>
            <w:tcW w:w="6946" w:type="dxa"/>
          </w:tcPr>
          <w:p w:rsidR="00117003" w:rsidRDefault="00117003" w:rsidP="00471EEA">
            <w:r>
              <w:t>Barloworld Transport Management System</w:t>
            </w:r>
          </w:p>
        </w:tc>
      </w:tr>
      <w:tr w:rsidR="009D3ABE" w:rsidRPr="00EB525D" w:rsidTr="00471EEA">
        <w:tc>
          <w:tcPr>
            <w:tcW w:w="3544" w:type="dxa"/>
          </w:tcPr>
          <w:p w:rsidR="009D3ABE" w:rsidRDefault="004146F4" w:rsidP="001337CB">
            <w:r>
              <w:t>S&amp;</w:t>
            </w:r>
            <w:r w:rsidR="009D3ABE">
              <w:t>OP</w:t>
            </w:r>
          </w:p>
        </w:tc>
        <w:tc>
          <w:tcPr>
            <w:tcW w:w="6946" w:type="dxa"/>
          </w:tcPr>
          <w:p w:rsidR="009D3ABE" w:rsidRDefault="009D3ABE" w:rsidP="00471EEA">
            <w:r>
              <w:t>Sales and Operations Planning</w:t>
            </w:r>
          </w:p>
        </w:tc>
      </w:tr>
      <w:tr w:rsidR="00D50F8A" w:rsidRPr="00EB525D" w:rsidTr="00471EEA">
        <w:tc>
          <w:tcPr>
            <w:tcW w:w="3544" w:type="dxa"/>
          </w:tcPr>
          <w:p w:rsidR="00D50F8A" w:rsidRDefault="00D50F8A" w:rsidP="001337CB">
            <w:r>
              <w:t>GL</w:t>
            </w:r>
          </w:p>
        </w:tc>
        <w:tc>
          <w:tcPr>
            <w:tcW w:w="6946" w:type="dxa"/>
          </w:tcPr>
          <w:p w:rsidR="00D50F8A" w:rsidRDefault="00D50F8A" w:rsidP="00471EEA">
            <w:r>
              <w:t>General Ledger</w:t>
            </w:r>
          </w:p>
        </w:tc>
      </w:tr>
    </w:tbl>
    <w:p w:rsidR="00471EEA" w:rsidRPr="00471EEA" w:rsidRDefault="00471EEA" w:rsidP="00471EEA"/>
    <w:p w:rsidR="00471EEA" w:rsidRDefault="00471EEA">
      <w:pPr>
        <w:rPr>
          <w:rFonts w:ascii="Segoe UI" w:hAnsi="Segoe UI" w:cs="Arial"/>
          <w:bCs/>
          <w:color w:val="1F497D" w:themeColor="text2"/>
          <w:kern w:val="32"/>
          <w:sz w:val="24"/>
          <w:szCs w:val="32"/>
        </w:rPr>
      </w:pPr>
      <w:r>
        <w:br w:type="page"/>
      </w:r>
    </w:p>
    <w:p w:rsidR="00CC3E58" w:rsidRPr="00E05556" w:rsidRDefault="00E05556" w:rsidP="00E05556">
      <w:pPr>
        <w:pStyle w:val="Heading1"/>
      </w:pPr>
      <w:bookmarkStart w:id="3" w:name="_Toc490472959"/>
      <w:r>
        <w:t>INTRODUCTION</w:t>
      </w:r>
      <w:bookmarkEnd w:id="3"/>
    </w:p>
    <w:p w:rsidR="00827E3F" w:rsidRDefault="00F741B5" w:rsidP="00827E3F">
      <w:r>
        <w:t>This document specifies the reporting requirements for internal operations at Barloworld Logistics required to manage the supply chain management functions as outsourced by Telkom.  This document will discuss operational reports, control reports and management reports.  Each of these will be addressed by the following systems:</w:t>
      </w:r>
    </w:p>
    <w:p w:rsidR="00F741B5" w:rsidRDefault="007C74EC" w:rsidP="00E055D1">
      <w:pPr>
        <w:pStyle w:val="ListParagraph"/>
        <w:numPr>
          <w:ilvl w:val="0"/>
          <w:numId w:val="13"/>
        </w:numPr>
      </w:pPr>
      <w:r>
        <w:t>Operational report</w:t>
      </w:r>
      <w:r w:rsidR="00F741B5">
        <w:t xml:space="preserve">s </w:t>
      </w:r>
      <w:r w:rsidR="00F741B5">
        <w:sym w:font="Wingdings" w:char="F0E0"/>
      </w:r>
      <w:r w:rsidR="00F741B5">
        <w:t xml:space="preserve"> MMS and OWMS</w:t>
      </w:r>
    </w:p>
    <w:p w:rsidR="00F741B5" w:rsidRDefault="00F741B5" w:rsidP="00E055D1">
      <w:pPr>
        <w:pStyle w:val="ListParagraph"/>
        <w:numPr>
          <w:ilvl w:val="0"/>
          <w:numId w:val="13"/>
        </w:numPr>
      </w:pPr>
      <w:r>
        <w:t>Control</w:t>
      </w:r>
      <w:r w:rsidR="007C74EC">
        <w:t xml:space="preserve"> Report</w:t>
      </w:r>
      <w:r>
        <w:t xml:space="preserve">s </w:t>
      </w:r>
      <w:r>
        <w:sym w:font="Wingdings" w:char="F0E0"/>
      </w:r>
      <w:r>
        <w:t xml:space="preserve"> MMS, OWMS and Sage</w:t>
      </w:r>
    </w:p>
    <w:p w:rsidR="00F73ED9" w:rsidRDefault="00F73ED9">
      <w:r>
        <w:br w:type="page"/>
      </w:r>
    </w:p>
    <w:p w:rsidR="00827E3F" w:rsidRDefault="00827E3F" w:rsidP="00827E3F"/>
    <w:p w:rsidR="009736A1" w:rsidRDefault="00190A30" w:rsidP="00190A30">
      <w:pPr>
        <w:pStyle w:val="Heading1"/>
        <w:numPr>
          <w:ilvl w:val="0"/>
          <w:numId w:val="0"/>
        </w:numPr>
      </w:pPr>
      <w:bookmarkStart w:id="4" w:name="_Toc490472960"/>
      <w:r>
        <w:t>TABLE OF CONTENTS</w:t>
      </w:r>
      <w:bookmarkEnd w:id="4"/>
    </w:p>
    <w:p w:rsidR="00A45542" w:rsidRDefault="00190A30">
      <w:pPr>
        <w:pStyle w:val="TOC1"/>
        <w:tabs>
          <w:tab w:val="left" w:pos="480"/>
          <w:tab w:val="right" w:leader="dot" w:pos="10457"/>
        </w:tabs>
        <w:rPr>
          <w:rFonts w:asciiTheme="minorHAnsi" w:eastAsiaTheme="minorEastAsia" w:hAnsiTheme="minorHAnsi" w:cstheme="minorBidi"/>
          <w:b w:val="0"/>
          <w:bCs w:val="0"/>
          <w:caps w:val="0"/>
          <w:noProof/>
          <w:sz w:val="22"/>
          <w:szCs w:val="22"/>
          <w:lang w:val="en-GB" w:eastAsia="en-GB"/>
        </w:rPr>
      </w:pPr>
      <w:r>
        <w:fldChar w:fldCharType="begin"/>
      </w:r>
      <w:r>
        <w:instrText xml:space="preserve"> TOC \o "1-2" \h \z \u </w:instrText>
      </w:r>
      <w:r>
        <w:fldChar w:fldCharType="separate"/>
      </w:r>
      <w:hyperlink w:anchor="_Toc490472956" w:history="1">
        <w:r w:rsidR="00A45542" w:rsidRPr="00E240DB">
          <w:rPr>
            <w:rStyle w:val="Hyperlink"/>
            <w:noProof/>
          </w:rPr>
          <w:t>1</w:t>
        </w:r>
        <w:r w:rsidR="00A45542">
          <w:rPr>
            <w:rFonts w:asciiTheme="minorHAnsi" w:eastAsiaTheme="minorEastAsia" w:hAnsiTheme="minorHAnsi" w:cstheme="minorBidi"/>
            <w:b w:val="0"/>
            <w:bCs w:val="0"/>
            <w:caps w:val="0"/>
            <w:noProof/>
            <w:sz w:val="22"/>
            <w:szCs w:val="22"/>
            <w:lang w:val="en-GB" w:eastAsia="en-GB"/>
          </w:rPr>
          <w:tab/>
        </w:r>
        <w:r w:rsidR="00A45542" w:rsidRPr="00E240DB">
          <w:rPr>
            <w:rStyle w:val="Hyperlink"/>
            <w:noProof/>
          </w:rPr>
          <w:t>DOCUMENT DETAIL</w:t>
        </w:r>
        <w:r w:rsidR="00A45542">
          <w:rPr>
            <w:noProof/>
            <w:webHidden/>
          </w:rPr>
          <w:tab/>
        </w:r>
        <w:r w:rsidR="00A45542">
          <w:rPr>
            <w:noProof/>
            <w:webHidden/>
          </w:rPr>
          <w:fldChar w:fldCharType="begin"/>
        </w:r>
        <w:r w:rsidR="00A45542">
          <w:rPr>
            <w:noProof/>
            <w:webHidden/>
          </w:rPr>
          <w:instrText xml:space="preserve"> PAGEREF _Toc490472956 \h </w:instrText>
        </w:r>
        <w:r w:rsidR="00A45542">
          <w:rPr>
            <w:noProof/>
            <w:webHidden/>
          </w:rPr>
        </w:r>
        <w:r w:rsidR="00A45542">
          <w:rPr>
            <w:noProof/>
            <w:webHidden/>
          </w:rPr>
          <w:fldChar w:fldCharType="separate"/>
        </w:r>
        <w:r w:rsidR="00A45542">
          <w:rPr>
            <w:noProof/>
            <w:webHidden/>
          </w:rPr>
          <w:t>1</w:t>
        </w:r>
        <w:r w:rsidR="00A45542">
          <w:rPr>
            <w:noProof/>
            <w:webHidden/>
          </w:rPr>
          <w:fldChar w:fldCharType="end"/>
        </w:r>
      </w:hyperlink>
    </w:p>
    <w:p w:rsidR="00A45542" w:rsidRDefault="00A45542">
      <w:pPr>
        <w:pStyle w:val="TOC1"/>
        <w:tabs>
          <w:tab w:val="left" w:pos="480"/>
          <w:tab w:val="right" w:leader="dot" w:pos="10457"/>
        </w:tabs>
        <w:rPr>
          <w:rFonts w:asciiTheme="minorHAnsi" w:eastAsiaTheme="minorEastAsia" w:hAnsiTheme="minorHAnsi" w:cstheme="minorBidi"/>
          <w:b w:val="0"/>
          <w:bCs w:val="0"/>
          <w:caps w:val="0"/>
          <w:noProof/>
          <w:sz w:val="22"/>
          <w:szCs w:val="22"/>
          <w:lang w:val="en-GB" w:eastAsia="en-GB"/>
        </w:rPr>
      </w:pPr>
      <w:hyperlink w:anchor="_Toc490472957" w:history="1">
        <w:r w:rsidRPr="00E240DB">
          <w:rPr>
            <w:rStyle w:val="Hyperlink"/>
            <w:noProof/>
          </w:rPr>
          <w:t>2</w:t>
        </w:r>
        <w:r>
          <w:rPr>
            <w:rFonts w:asciiTheme="minorHAnsi" w:eastAsiaTheme="minorEastAsia" w:hAnsiTheme="minorHAnsi" w:cstheme="minorBidi"/>
            <w:b w:val="0"/>
            <w:bCs w:val="0"/>
            <w:caps w:val="0"/>
            <w:noProof/>
            <w:sz w:val="22"/>
            <w:szCs w:val="22"/>
            <w:lang w:val="en-GB" w:eastAsia="en-GB"/>
          </w:rPr>
          <w:tab/>
        </w:r>
        <w:r w:rsidRPr="00E240DB">
          <w:rPr>
            <w:rStyle w:val="Hyperlink"/>
            <w:noProof/>
          </w:rPr>
          <w:t>VERSION CONTROL</w:t>
        </w:r>
        <w:r>
          <w:rPr>
            <w:noProof/>
            <w:webHidden/>
          </w:rPr>
          <w:tab/>
        </w:r>
        <w:r>
          <w:rPr>
            <w:noProof/>
            <w:webHidden/>
          </w:rPr>
          <w:fldChar w:fldCharType="begin"/>
        </w:r>
        <w:r>
          <w:rPr>
            <w:noProof/>
            <w:webHidden/>
          </w:rPr>
          <w:instrText xml:space="preserve"> PAGEREF _Toc490472957 \h </w:instrText>
        </w:r>
        <w:r>
          <w:rPr>
            <w:noProof/>
            <w:webHidden/>
          </w:rPr>
        </w:r>
        <w:r>
          <w:rPr>
            <w:noProof/>
            <w:webHidden/>
          </w:rPr>
          <w:fldChar w:fldCharType="separate"/>
        </w:r>
        <w:r>
          <w:rPr>
            <w:noProof/>
            <w:webHidden/>
          </w:rPr>
          <w:t>1</w:t>
        </w:r>
        <w:r>
          <w:rPr>
            <w:noProof/>
            <w:webHidden/>
          </w:rPr>
          <w:fldChar w:fldCharType="end"/>
        </w:r>
      </w:hyperlink>
    </w:p>
    <w:p w:rsidR="00A45542" w:rsidRDefault="00A45542">
      <w:pPr>
        <w:pStyle w:val="TOC1"/>
        <w:tabs>
          <w:tab w:val="left" w:pos="480"/>
          <w:tab w:val="right" w:leader="dot" w:pos="10457"/>
        </w:tabs>
        <w:rPr>
          <w:rFonts w:asciiTheme="minorHAnsi" w:eastAsiaTheme="minorEastAsia" w:hAnsiTheme="minorHAnsi" w:cstheme="minorBidi"/>
          <w:b w:val="0"/>
          <w:bCs w:val="0"/>
          <w:caps w:val="0"/>
          <w:noProof/>
          <w:sz w:val="22"/>
          <w:szCs w:val="22"/>
          <w:lang w:val="en-GB" w:eastAsia="en-GB"/>
        </w:rPr>
      </w:pPr>
      <w:hyperlink w:anchor="_Toc490472958" w:history="1">
        <w:r w:rsidRPr="00E240DB">
          <w:rPr>
            <w:rStyle w:val="Hyperlink"/>
            <w:noProof/>
          </w:rPr>
          <w:t>3</w:t>
        </w:r>
        <w:r>
          <w:rPr>
            <w:rFonts w:asciiTheme="minorHAnsi" w:eastAsiaTheme="minorEastAsia" w:hAnsiTheme="minorHAnsi" w:cstheme="minorBidi"/>
            <w:b w:val="0"/>
            <w:bCs w:val="0"/>
            <w:caps w:val="0"/>
            <w:noProof/>
            <w:sz w:val="22"/>
            <w:szCs w:val="22"/>
            <w:lang w:val="en-GB" w:eastAsia="en-GB"/>
          </w:rPr>
          <w:tab/>
        </w:r>
        <w:r w:rsidRPr="00E240DB">
          <w:rPr>
            <w:rStyle w:val="Hyperlink"/>
            <w:noProof/>
          </w:rPr>
          <w:t>ABBREVIATIONS</w:t>
        </w:r>
        <w:r>
          <w:rPr>
            <w:noProof/>
            <w:webHidden/>
          </w:rPr>
          <w:tab/>
        </w:r>
        <w:r>
          <w:rPr>
            <w:noProof/>
            <w:webHidden/>
          </w:rPr>
          <w:fldChar w:fldCharType="begin"/>
        </w:r>
        <w:r>
          <w:rPr>
            <w:noProof/>
            <w:webHidden/>
          </w:rPr>
          <w:instrText xml:space="preserve"> PAGEREF _Toc490472958 \h </w:instrText>
        </w:r>
        <w:r>
          <w:rPr>
            <w:noProof/>
            <w:webHidden/>
          </w:rPr>
        </w:r>
        <w:r>
          <w:rPr>
            <w:noProof/>
            <w:webHidden/>
          </w:rPr>
          <w:fldChar w:fldCharType="separate"/>
        </w:r>
        <w:r>
          <w:rPr>
            <w:noProof/>
            <w:webHidden/>
          </w:rPr>
          <w:t>1</w:t>
        </w:r>
        <w:r>
          <w:rPr>
            <w:noProof/>
            <w:webHidden/>
          </w:rPr>
          <w:fldChar w:fldCharType="end"/>
        </w:r>
      </w:hyperlink>
    </w:p>
    <w:p w:rsidR="00A45542" w:rsidRDefault="00A45542">
      <w:pPr>
        <w:pStyle w:val="TOC1"/>
        <w:tabs>
          <w:tab w:val="left" w:pos="480"/>
          <w:tab w:val="right" w:leader="dot" w:pos="10457"/>
        </w:tabs>
        <w:rPr>
          <w:rFonts w:asciiTheme="minorHAnsi" w:eastAsiaTheme="minorEastAsia" w:hAnsiTheme="minorHAnsi" w:cstheme="minorBidi"/>
          <w:b w:val="0"/>
          <w:bCs w:val="0"/>
          <w:caps w:val="0"/>
          <w:noProof/>
          <w:sz w:val="22"/>
          <w:szCs w:val="22"/>
          <w:lang w:val="en-GB" w:eastAsia="en-GB"/>
        </w:rPr>
      </w:pPr>
      <w:hyperlink w:anchor="_Toc490472959" w:history="1">
        <w:r w:rsidRPr="00E240DB">
          <w:rPr>
            <w:rStyle w:val="Hyperlink"/>
            <w:noProof/>
          </w:rPr>
          <w:t>4</w:t>
        </w:r>
        <w:r>
          <w:rPr>
            <w:rFonts w:asciiTheme="minorHAnsi" w:eastAsiaTheme="minorEastAsia" w:hAnsiTheme="minorHAnsi" w:cstheme="minorBidi"/>
            <w:b w:val="0"/>
            <w:bCs w:val="0"/>
            <w:caps w:val="0"/>
            <w:noProof/>
            <w:sz w:val="22"/>
            <w:szCs w:val="22"/>
            <w:lang w:val="en-GB" w:eastAsia="en-GB"/>
          </w:rPr>
          <w:tab/>
        </w:r>
        <w:r w:rsidRPr="00E240DB">
          <w:rPr>
            <w:rStyle w:val="Hyperlink"/>
            <w:noProof/>
          </w:rPr>
          <w:t>INTRODUCTION</w:t>
        </w:r>
        <w:r>
          <w:rPr>
            <w:noProof/>
            <w:webHidden/>
          </w:rPr>
          <w:tab/>
        </w:r>
        <w:r>
          <w:rPr>
            <w:noProof/>
            <w:webHidden/>
          </w:rPr>
          <w:fldChar w:fldCharType="begin"/>
        </w:r>
        <w:r>
          <w:rPr>
            <w:noProof/>
            <w:webHidden/>
          </w:rPr>
          <w:instrText xml:space="preserve"> PAGEREF _Toc490472959 \h </w:instrText>
        </w:r>
        <w:r>
          <w:rPr>
            <w:noProof/>
            <w:webHidden/>
          </w:rPr>
        </w:r>
        <w:r>
          <w:rPr>
            <w:noProof/>
            <w:webHidden/>
          </w:rPr>
          <w:fldChar w:fldCharType="separate"/>
        </w:r>
        <w:r>
          <w:rPr>
            <w:noProof/>
            <w:webHidden/>
          </w:rPr>
          <w:t>2</w:t>
        </w:r>
        <w:r>
          <w:rPr>
            <w:noProof/>
            <w:webHidden/>
          </w:rPr>
          <w:fldChar w:fldCharType="end"/>
        </w:r>
      </w:hyperlink>
    </w:p>
    <w:p w:rsidR="00A45542" w:rsidRDefault="00A45542">
      <w:pPr>
        <w:pStyle w:val="TOC1"/>
        <w:tabs>
          <w:tab w:val="right" w:leader="dot" w:pos="10457"/>
        </w:tabs>
        <w:rPr>
          <w:rFonts w:asciiTheme="minorHAnsi" w:eastAsiaTheme="minorEastAsia" w:hAnsiTheme="minorHAnsi" w:cstheme="minorBidi"/>
          <w:b w:val="0"/>
          <w:bCs w:val="0"/>
          <w:caps w:val="0"/>
          <w:noProof/>
          <w:sz w:val="22"/>
          <w:szCs w:val="22"/>
          <w:lang w:val="en-GB" w:eastAsia="en-GB"/>
        </w:rPr>
      </w:pPr>
      <w:hyperlink w:anchor="_Toc490472960" w:history="1">
        <w:r w:rsidRPr="00E240DB">
          <w:rPr>
            <w:rStyle w:val="Hyperlink"/>
            <w:noProof/>
          </w:rPr>
          <w:t>TABLE OF CONTENTS</w:t>
        </w:r>
        <w:r>
          <w:rPr>
            <w:noProof/>
            <w:webHidden/>
          </w:rPr>
          <w:tab/>
        </w:r>
        <w:r>
          <w:rPr>
            <w:noProof/>
            <w:webHidden/>
          </w:rPr>
          <w:fldChar w:fldCharType="begin"/>
        </w:r>
        <w:r>
          <w:rPr>
            <w:noProof/>
            <w:webHidden/>
          </w:rPr>
          <w:instrText xml:space="preserve"> PAGEREF _Toc490472960 \h </w:instrText>
        </w:r>
        <w:r>
          <w:rPr>
            <w:noProof/>
            <w:webHidden/>
          </w:rPr>
        </w:r>
        <w:r>
          <w:rPr>
            <w:noProof/>
            <w:webHidden/>
          </w:rPr>
          <w:fldChar w:fldCharType="separate"/>
        </w:r>
        <w:r>
          <w:rPr>
            <w:noProof/>
            <w:webHidden/>
          </w:rPr>
          <w:t>3</w:t>
        </w:r>
        <w:r>
          <w:rPr>
            <w:noProof/>
            <w:webHidden/>
          </w:rPr>
          <w:fldChar w:fldCharType="end"/>
        </w:r>
      </w:hyperlink>
    </w:p>
    <w:p w:rsidR="00A45542" w:rsidRDefault="00A45542">
      <w:pPr>
        <w:pStyle w:val="TOC1"/>
        <w:tabs>
          <w:tab w:val="left" w:pos="480"/>
          <w:tab w:val="right" w:leader="dot" w:pos="10457"/>
        </w:tabs>
        <w:rPr>
          <w:rFonts w:asciiTheme="minorHAnsi" w:eastAsiaTheme="minorEastAsia" w:hAnsiTheme="minorHAnsi" w:cstheme="minorBidi"/>
          <w:b w:val="0"/>
          <w:bCs w:val="0"/>
          <w:caps w:val="0"/>
          <w:noProof/>
          <w:sz w:val="22"/>
          <w:szCs w:val="22"/>
          <w:lang w:val="en-GB" w:eastAsia="en-GB"/>
        </w:rPr>
      </w:pPr>
      <w:hyperlink w:anchor="_Toc490472961" w:history="1">
        <w:r w:rsidRPr="00E240DB">
          <w:rPr>
            <w:rStyle w:val="Hyperlink"/>
            <w:noProof/>
          </w:rPr>
          <w:t>5</w:t>
        </w:r>
        <w:r>
          <w:rPr>
            <w:rFonts w:asciiTheme="minorHAnsi" w:eastAsiaTheme="minorEastAsia" w:hAnsiTheme="minorHAnsi" w:cstheme="minorBidi"/>
            <w:b w:val="0"/>
            <w:bCs w:val="0"/>
            <w:caps w:val="0"/>
            <w:noProof/>
            <w:sz w:val="22"/>
            <w:szCs w:val="22"/>
            <w:lang w:val="en-GB" w:eastAsia="en-GB"/>
          </w:rPr>
          <w:tab/>
        </w:r>
        <w:r w:rsidRPr="00E240DB">
          <w:rPr>
            <w:rStyle w:val="Hyperlink"/>
            <w:noProof/>
          </w:rPr>
          <w:t>CONTROL REPORTS</w:t>
        </w:r>
        <w:r>
          <w:rPr>
            <w:noProof/>
            <w:webHidden/>
          </w:rPr>
          <w:tab/>
        </w:r>
        <w:r>
          <w:rPr>
            <w:noProof/>
            <w:webHidden/>
          </w:rPr>
          <w:fldChar w:fldCharType="begin"/>
        </w:r>
        <w:r>
          <w:rPr>
            <w:noProof/>
            <w:webHidden/>
          </w:rPr>
          <w:instrText xml:space="preserve"> PAGEREF _Toc490472961 \h </w:instrText>
        </w:r>
        <w:r>
          <w:rPr>
            <w:noProof/>
            <w:webHidden/>
          </w:rPr>
        </w:r>
        <w:r>
          <w:rPr>
            <w:noProof/>
            <w:webHidden/>
          </w:rPr>
          <w:fldChar w:fldCharType="separate"/>
        </w:r>
        <w:r>
          <w:rPr>
            <w:noProof/>
            <w:webHidden/>
          </w:rPr>
          <w:t>4</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62" w:history="1">
        <w:r w:rsidRPr="00E240DB">
          <w:rPr>
            <w:rStyle w:val="Hyperlink"/>
            <w:noProof/>
          </w:rPr>
          <w:t>5.1</w:t>
        </w:r>
        <w:r>
          <w:rPr>
            <w:rFonts w:asciiTheme="minorHAnsi" w:eastAsiaTheme="minorEastAsia" w:hAnsiTheme="minorHAnsi" w:cstheme="minorBidi"/>
            <w:smallCaps w:val="0"/>
            <w:noProof/>
            <w:sz w:val="22"/>
            <w:szCs w:val="22"/>
            <w:lang w:val="en-GB" w:eastAsia="en-GB"/>
          </w:rPr>
          <w:tab/>
        </w:r>
        <w:r w:rsidRPr="00E240DB">
          <w:rPr>
            <w:rStyle w:val="Hyperlink"/>
            <w:noProof/>
          </w:rPr>
          <w:t>T0 Report</w:t>
        </w:r>
        <w:r>
          <w:rPr>
            <w:noProof/>
            <w:webHidden/>
          </w:rPr>
          <w:tab/>
        </w:r>
        <w:r>
          <w:rPr>
            <w:noProof/>
            <w:webHidden/>
          </w:rPr>
          <w:fldChar w:fldCharType="begin"/>
        </w:r>
        <w:r>
          <w:rPr>
            <w:noProof/>
            <w:webHidden/>
          </w:rPr>
          <w:instrText xml:space="preserve"> PAGEREF _Toc490472962 \h </w:instrText>
        </w:r>
        <w:r>
          <w:rPr>
            <w:noProof/>
            <w:webHidden/>
          </w:rPr>
        </w:r>
        <w:r>
          <w:rPr>
            <w:noProof/>
            <w:webHidden/>
          </w:rPr>
          <w:fldChar w:fldCharType="separate"/>
        </w:r>
        <w:r>
          <w:rPr>
            <w:noProof/>
            <w:webHidden/>
          </w:rPr>
          <w:t>4</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63" w:history="1">
        <w:r w:rsidRPr="00E240DB">
          <w:rPr>
            <w:rStyle w:val="Hyperlink"/>
            <w:noProof/>
          </w:rPr>
          <w:t>5.2</w:t>
        </w:r>
        <w:r>
          <w:rPr>
            <w:rFonts w:asciiTheme="minorHAnsi" w:eastAsiaTheme="minorEastAsia" w:hAnsiTheme="minorHAnsi" w:cstheme="minorBidi"/>
            <w:smallCaps w:val="0"/>
            <w:noProof/>
            <w:sz w:val="22"/>
            <w:szCs w:val="22"/>
            <w:lang w:val="en-GB" w:eastAsia="en-GB"/>
          </w:rPr>
          <w:tab/>
        </w:r>
        <w:r w:rsidRPr="00E240DB">
          <w:rPr>
            <w:rStyle w:val="Hyperlink"/>
            <w:noProof/>
          </w:rPr>
          <w:t>C1 - Execution Management (existing)</w:t>
        </w:r>
        <w:r>
          <w:rPr>
            <w:noProof/>
            <w:webHidden/>
          </w:rPr>
          <w:tab/>
        </w:r>
        <w:r>
          <w:rPr>
            <w:noProof/>
            <w:webHidden/>
          </w:rPr>
          <w:fldChar w:fldCharType="begin"/>
        </w:r>
        <w:r>
          <w:rPr>
            <w:noProof/>
            <w:webHidden/>
          </w:rPr>
          <w:instrText xml:space="preserve"> PAGEREF _Toc490472963 \h </w:instrText>
        </w:r>
        <w:r>
          <w:rPr>
            <w:noProof/>
            <w:webHidden/>
          </w:rPr>
        </w:r>
        <w:r>
          <w:rPr>
            <w:noProof/>
            <w:webHidden/>
          </w:rPr>
          <w:fldChar w:fldCharType="separate"/>
        </w:r>
        <w:r>
          <w:rPr>
            <w:noProof/>
            <w:webHidden/>
          </w:rPr>
          <w:t>5</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64" w:history="1">
        <w:r w:rsidRPr="00E240DB">
          <w:rPr>
            <w:rStyle w:val="Hyperlink"/>
            <w:noProof/>
          </w:rPr>
          <w:t>5.3</w:t>
        </w:r>
        <w:r>
          <w:rPr>
            <w:rFonts w:asciiTheme="minorHAnsi" w:eastAsiaTheme="minorEastAsia" w:hAnsiTheme="minorHAnsi" w:cstheme="minorBidi"/>
            <w:smallCaps w:val="0"/>
            <w:noProof/>
            <w:sz w:val="22"/>
            <w:szCs w:val="22"/>
            <w:lang w:val="en-GB" w:eastAsia="en-GB"/>
          </w:rPr>
          <w:tab/>
        </w:r>
        <w:r w:rsidRPr="00E240DB">
          <w:rPr>
            <w:rStyle w:val="Hyperlink"/>
            <w:noProof/>
          </w:rPr>
          <w:t>C3 – Outstanding Debrief</w:t>
        </w:r>
        <w:r>
          <w:rPr>
            <w:noProof/>
            <w:webHidden/>
          </w:rPr>
          <w:tab/>
        </w:r>
        <w:r>
          <w:rPr>
            <w:noProof/>
            <w:webHidden/>
          </w:rPr>
          <w:fldChar w:fldCharType="begin"/>
        </w:r>
        <w:r>
          <w:rPr>
            <w:noProof/>
            <w:webHidden/>
          </w:rPr>
          <w:instrText xml:space="preserve"> PAGEREF _Toc490472964 \h </w:instrText>
        </w:r>
        <w:r>
          <w:rPr>
            <w:noProof/>
            <w:webHidden/>
          </w:rPr>
        </w:r>
        <w:r>
          <w:rPr>
            <w:noProof/>
            <w:webHidden/>
          </w:rPr>
          <w:fldChar w:fldCharType="separate"/>
        </w:r>
        <w:r>
          <w:rPr>
            <w:noProof/>
            <w:webHidden/>
          </w:rPr>
          <w:t>5</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65" w:history="1">
        <w:r w:rsidRPr="00E240DB">
          <w:rPr>
            <w:rStyle w:val="Hyperlink"/>
            <w:noProof/>
          </w:rPr>
          <w:t>5.4</w:t>
        </w:r>
        <w:r>
          <w:rPr>
            <w:rFonts w:asciiTheme="minorHAnsi" w:eastAsiaTheme="minorEastAsia" w:hAnsiTheme="minorHAnsi" w:cstheme="minorBidi"/>
            <w:smallCaps w:val="0"/>
            <w:noProof/>
            <w:sz w:val="22"/>
            <w:szCs w:val="22"/>
            <w:lang w:val="en-GB" w:eastAsia="en-GB"/>
          </w:rPr>
          <w:tab/>
        </w:r>
        <w:r w:rsidRPr="00E240DB">
          <w:rPr>
            <w:rStyle w:val="Hyperlink"/>
            <w:noProof/>
          </w:rPr>
          <w:t>C4 – Outstanding Courier POD</w:t>
        </w:r>
        <w:r>
          <w:rPr>
            <w:noProof/>
            <w:webHidden/>
          </w:rPr>
          <w:tab/>
        </w:r>
        <w:r>
          <w:rPr>
            <w:noProof/>
            <w:webHidden/>
          </w:rPr>
          <w:fldChar w:fldCharType="begin"/>
        </w:r>
        <w:r>
          <w:rPr>
            <w:noProof/>
            <w:webHidden/>
          </w:rPr>
          <w:instrText xml:space="preserve"> PAGEREF _Toc490472965 \h </w:instrText>
        </w:r>
        <w:r>
          <w:rPr>
            <w:noProof/>
            <w:webHidden/>
          </w:rPr>
        </w:r>
        <w:r>
          <w:rPr>
            <w:noProof/>
            <w:webHidden/>
          </w:rPr>
          <w:fldChar w:fldCharType="separate"/>
        </w:r>
        <w:r>
          <w:rPr>
            <w:noProof/>
            <w:webHidden/>
          </w:rPr>
          <w:t>6</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66" w:history="1">
        <w:r w:rsidRPr="00E240DB">
          <w:rPr>
            <w:rStyle w:val="Hyperlink"/>
            <w:noProof/>
          </w:rPr>
          <w:t>5.5</w:t>
        </w:r>
        <w:r>
          <w:rPr>
            <w:rFonts w:asciiTheme="minorHAnsi" w:eastAsiaTheme="minorEastAsia" w:hAnsiTheme="minorHAnsi" w:cstheme="minorBidi"/>
            <w:smallCaps w:val="0"/>
            <w:noProof/>
            <w:sz w:val="22"/>
            <w:szCs w:val="22"/>
            <w:lang w:val="en-GB" w:eastAsia="en-GB"/>
          </w:rPr>
          <w:tab/>
        </w:r>
        <w:r w:rsidRPr="00E240DB">
          <w:rPr>
            <w:rStyle w:val="Hyperlink"/>
            <w:noProof/>
          </w:rPr>
          <w:t>– Outstanding Planned Transport POD</w:t>
        </w:r>
        <w:r>
          <w:rPr>
            <w:noProof/>
            <w:webHidden/>
          </w:rPr>
          <w:tab/>
        </w:r>
        <w:r>
          <w:rPr>
            <w:noProof/>
            <w:webHidden/>
          </w:rPr>
          <w:fldChar w:fldCharType="begin"/>
        </w:r>
        <w:r>
          <w:rPr>
            <w:noProof/>
            <w:webHidden/>
          </w:rPr>
          <w:instrText xml:space="preserve"> PAGEREF _Toc490472966 \h </w:instrText>
        </w:r>
        <w:r>
          <w:rPr>
            <w:noProof/>
            <w:webHidden/>
          </w:rPr>
        </w:r>
        <w:r>
          <w:rPr>
            <w:noProof/>
            <w:webHidden/>
          </w:rPr>
          <w:fldChar w:fldCharType="separate"/>
        </w:r>
        <w:r>
          <w:rPr>
            <w:noProof/>
            <w:webHidden/>
          </w:rPr>
          <w:t>6</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67" w:history="1">
        <w:r w:rsidRPr="00E240DB">
          <w:rPr>
            <w:rStyle w:val="Hyperlink"/>
            <w:noProof/>
          </w:rPr>
          <w:t>5.6</w:t>
        </w:r>
        <w:r>
          <w:rPr>
            <w:rFonts w:asciiTheme="minorHAnsi" w:eastAsiaTheme="minorEastAsia" w:hAnsiTheme="minorHAnsi" w:cstheme="minorBidi"/>
            <w:smallCaps w:val="0"/>
            <w:noProof/>
            <w:sz w:val="22"/>
            <w:szCs w:val="22"/>
            <w:lang w:val="en-GB" w:eastAsia="en-GB"/>
          </w:rPr>
          <w:tab/>
        </w:r>
        <w:r w:rsidRPr="00E240DB">
          <w:rPr>
            <w:rStyle w:val="Hyperlink"/>
            <w:noProof/>
          </w:rPr>
          <w:t>Active Rates</w:t>
        </w:r>
        <w:r>
          <w:rPr>
            <w:noProof/>
            <w:webHidden/>
          </w:rPr>
          <w:tab/>
        </w:r>
        <w:r>
          <w:rPr>
            <w:noProof/>
            <w:webHidden/>
          </w:rPr>
          <w:fldChar w:fldCharType="begin"/>
        </w:r>
        <w:r>
          <w:rPr>
            <w:noProof/>
            <w:webHidden/>
          </w:rPr>
          <w:instrText xml:space="preserve"> PAGEREF _Toc490472967 \h </w:instrText>
        </w:r>
        <w:r>
          <w:rPr>
            <w:noProof/>
            <w:webHidden/>
          </w:rPr>
        </w:r>
        <w:r>
          <w:rPr>
            <w:noProof/>
            <w:webHidden/>
          </w:rPr>
          <w:fldChar w:fldCharType="separate"/>
        </w:r>
        <w:r>
          <w:rPr>
            <w:noProof/>
            <w:webHidden/>
          </w:rPr>
          <w:t>7</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68" w:history="1">
        <w:r w:rsidRPr="00E240DB">
          <w:rPr>
            <w:rStyle w:val="Hyperlink"/>
            <w:noProof/>
          </w:rPr>
          <w:t>5.7</w:t>
        </w:r>
        <w:r>
          <w:rPr>
            <w:rFonts w:asciiTheme="minorHAnsi" w:eastAsiaTheme="minorEastAsia" w:hAnsiTheme="minorHAnsi" w:cstheme="minorBidi"/>
            <w:smallCaps w:val="0"/>
            <w:noProof/>
            <w:sz w:val="22"/>
            <w:szCs w:val="22"/>
            <w:lang w:val="en-GB" w:eastAsia="en-GB"/>
          </w:rPr>
          <w:tab/>
        </w:r>
        <w:r w:rsidRPr="00E240DB">
          <w:rPr>
            <w:rStyle w:val="Hyperlink"/>
            <w:noProof/>
          </w:rPr>
          <w:t>Rates Audit Report</w:t>
        </w:r>
        <w:r>
          <w:rPr>
            <w:noProof/>
            <w:webHidden/>
          </w:rPr>
          <w:tab/>
        </w:r>
        <w:r>
          <w:rPr>
            <w:noProof/>
            <w:webHidden/>
          </w:rPr>
          <w:fldChar w:fldCharType="begin"/>
        </w:r>
        <w:r>
          <w:rPr>
            <w:noProof/>
            <w:webHidden/>
          </w:rPr>
          <w:instrText xml:space="preserve"> PAGEREF _Toc490472968 \h </w:instrText>
        </w:r>
        <w:r>
          <w:rPr>
            <w:noProof/>
            <w:webHidden/>
          </w:rPr>
        </w:r>
        <w:r>
          <w:rPr>
            <w:noProof/>
            <w:webHidden/>
          </w:rPr>
          <w:fldChar w:fldCharType="separate"/>
        </w:r>
        <w:r>
          <w:rPr>
            <w:noProof/>
            <w:webHidden/>
          </w:rPr>
          <w:t>7</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69" w:history="1">
        <w:r w:rsidRPr="00E240DB">
          <w:rPr>
            <w:rStyle w:val="Hyperlink"/>
            <w:noProof/>
          </w:rPr>
          <w:t>5.8</w:t>
        </w:r>
        <w:r>
          <w:rPr>
            <w:rFonts w:asciiTheme="minorHAnsi" w:eastAsiaTheme="minorEastAsia" w:hAnsiTheme="minorHAnsi" w:cstheme="minorBidi"/>
            <w:smallCaps w:val="0"/>
            <w:noProof/>
            <w:sz w:val="22"/>
            <w:szCs w:val="22"/>
            <w:lang w:val="en-GB" w:eastAsia="en-GB"/>
          </w:rPr>
          <w:tab/>
        </w:r>
        <w:r w:rsidRPr="00E240DB">
          <w:rPr>
            <w:rStyle w:val="Hyperlink"/>
            <w:noProof/>
          </w:rPr>
          <w:t>Release Strategy Report</w:t>
        </w:r>
        <w:r>
          <w:rPr>
            <w:noProof/>
            <w:webHidden/>
          </w:rPr>
          <w:tab/>
        </w:r>
        <w:r>
          <w:rPr>
            <w:noProof/>
            <w:webHidden/>
          </w:rPr>
          <w:fldChar w:fldCharType="begin"/>
        </w:r>
        <w:r>
          <w:rPr>
            <w:noProof/>
            <w:webHidden/>
          </w:rPr>
          <w:instrText xml:space="preserve"> PAGEREF _Toc490472969 \h </w:instrText>
        </w:r>
        <w:r>
          <w:rPr>
            <w:noProof/>
            <w:webHidden/>
          </w:rPr>
        </w:r>
        <w:r>
          <w:rPr>
            <w:noProof/>
            <w:webHidden/>
          </w:rPr>
          <w:fldChar w:fldCharType="separate"/>
        </w:r>
        <w:r>
          <w:rPr>
            <w:noProof/>
            <w:webHidden/>
          </w:rPr>
          <w:t>8</w:t>
        </w:r>
        <w:r>
          <w:rPr>
            <w:noProof/>
            <w:webHidden/>
          </w:rPr>
          <w:fldChar w:fldCharType="end"/>
        </w:r>
      </w:hyperlink>
    </w:p>
    <w:p w:rsidR="00A45542" w:rsidRDefault="00A45542">
      <w:pPr>
        <w:pStyle w:val="TOC1"/>
        <w:tabs>
          <w:tab w:val="left" w:pos="480"/>
          <w:tab w:val="right" w:leader="dot" w:pos="10457"/>
        </w:tabs>
        <w:rPr>
          <w:rFonts w:asciiTheme="minorHAnsi" w:eastAsiaTheme="minorEastAsia" w:hAnsiTheme="minorHAnsi" w:cstheme="minorBidi"/>
          <w:b w:val="0"/>
          <w:bCs w:val="0"/>
          <w:caps w:val="0"/>
          <w:noProof/>
          <w:sz w:val="22"/>
          <w:szCs w:val="22"/>
          <w:lang w:val="en-GB" w:eastAsia="en-GB"/>
        </w:rPr>
      </w:pPr>
      <w:hyperlink w:anchor="_Toc490472970" w:history="1">
        <w:r w:rsidRPr="00E240DB">
          <w:rPr>
            <w:rStyle w:val="Hyperlink"/>
            <w:noProof/>
          </w:rPr>
          <w:t>6</w:t>
        </w:r>
        <w:r>
          <w:rPr>
            <w:rFonts w:asciiTheme="minorHAnsi" w:eastAsiaTheme="minorEastAsia" w:hAnsiTheme="minorHAnsi" w:cstheme="minorBidi"/>
            <w:b w:val="0"/>
            <w:bCs w:val="0"/>
            <w:caps w:val="0"/>
            <w:noProof/>
            <w:sz w:val="22"/>
            <w:szCs w:val="22"/>
            <w:lang w:val="en-GB" w:eastAsia="en-GB"/>
          </w:rPr>
          <w:tab/>
        </w:r>
        <w:r w:rsidRPr="00E240DB">
          <w:rPr>
            <w:rStyle w:val="Hyperlink"/>
            <w:noProof/>
          </w:rPr>
          <w:t>OPERATIONAL REPORTS</w:t>
        </w:r>
        <w:r>
          <w:rPr>
            <w:noProof/>
            <w:webHidden/>
          </w:rPr>
          <w:tab/>
        </w:r>
        <w:r>
          <w:rPr>
            <w:noProof/>
            <w:webHidden/>
          </w:rPr>
          <w:fldChar w:fldCharType="begin"/>
        </w:r>
        <w:r>
          <w:rPr>
            <w:noProof/>
            <w:webHidden/>
          </w:rPr>
          <w:instrText xml:space="preserve"> PAGEREF _Toc490472970 \h </w:instrText>
        </w:r>
        <w:r>
          <w:rPr>
            <w:noProof/>
            <w:webHidden/>
          </w:rPr>
        </w:r>
        <w:r>
          <w:rPr>
            <w:noProof/>
            <w:webHidden/>
          </w:rPr>
          <w:fldChar w:fldCharType="separate"/>
        </w:r>
        <w:r>
          <w:rPr>
            <w:noProof/>
            <w:webHidden/>
          </w:rPr>
          <w:t>8</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71" w:history="1">
        <w:r w:rsidRPr="00E240DB">
          <w:rPr>
            <w:rStyle w:val="Hyperlink"/>
            <w:noProof/>
          </w:rPr>
          <w:t>6.1</w:t>
        </w:r>
        <w:r>
          <w:rPr>
            <w:rFonts w:asciiTheme="minorHAnsi" w:eastAsiaTheme="minorEastAsia" w:hAnsiTheme="minorHAnsi" w:cstheme="minorBidi"/>
            <w:smallCaps w:val="0"/>
            <w:noProof/>
            <w:sz w:val="22"/>
            <w:szCs w:val="22"/>
            <w:lang w:val="en-GB" w:eastAsia="en-GB"/>
          </w:rPr>
          <w:tab/>
        </w:r>
        <w:r w:rsidRPr="00E240DB">
          <w:rPr>
            <w:rStyle w:val="Hyperlink"/>
            <w:noProof/>
          </w:rPr>
          <w:t>International and Local Materials Received</w:t>
        </w:r>
        <w:r>
          <w:rPr>
            <w:noProof/>
            <w:webHidden/>
          </w:rPr>
          <w:tab/>
        </w:r>
        <w:r>
          <w:rPr>
            <w:noProof/>
            <w:webHidden/>
          </w:rPr>
          <w:fldChar w:fldCharType="begin"/>
        </w:r>
        <w:r>
          <w:rPr>
            <w:noProof/>
            <w:webHidden/>
          </w:rPr>
          <w:instrText xml:space="preserve"> PAGEREF _Toc490472971 \h </w:instrText>
        </w:r>
        <w:r>
          <w:rPr>
            <w:noProof/>
            <w:webHidden/>
          </w:rPr>
        </w:r>
        <w:r>
          <w:rPr>
            <w:noProof/>
            <w:webHidden/>
          </w:rPr>
          <w:fldChar w:fldCharType="separate"/>
        </w:r>
        <w:r>
          <w:rPr>
            <w:noProof/>
            <w:webHidden/>
          </w:rPr>
          <w:t>8</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72" w:history="1">
        <w:r w:rsidRPr="00E240DB">
          <w:rPr>
            <w:rStyle w:val="Hyperlink"/>
            <w:noProof/>
          </w:rPr>
          <w:t>6.2</w:t>
        </w:r>
        <w:r>
          <w:rPr>
            <w:rFonts w:asciiTheme="minorHAnsi" w:eastAsiaTheme="minorEastAsia" w:hAnsiTheme="minorHAnsi" w:cstheme="minorBidi"/>
            <w:smallCaps w:val="0"/>
            <w:noProof/>
            <w:sz w:val="22"/>
            <w:szCs w:val="22"/>
            <w:lang w:val="en-GB" w:eastAsia="en-GB"/>
          </w:rPr>
          <w:tab/>
        </w:r>
        <w:r w:rsidRPr="00E240DB">
          <w:rPr>
            <w:rStyle w:val="Hyperlink"/>
            <w:noProof/>
          </w:rPr>
          <w:t>Materials Returned to the warehouses</w:t>
        </w:r>
        <w:r>
          <w:rPr>
            <w:noProof/>
            <w:webHidden/>
          </w:rPr>
          <w:tab/>
        </w:r>
        <w:r>
          <w:rPr>
            <w:noProof/>
            <w:webHidden/>
          </w:rPr>
          <w:fldChar w:fldCharType="begin"/>
        </w:r>
        <w:r>
          <w:rPr>
            <w:noProof/>
            <w:webHidden/>
          </w:rPr>
          <w:instrText xml:space="preserve"> PAGEREF _Toc490472972 \h </w:instrText>
        </w:r>
        <w:r>
          <w:rPr>
            <w:noProof/>
            <w:webHidden/>
          </w:rPr>
        </w:r>
        <w:r>
          <w:rPr>
            <w:noProof/>
            <w:webHidden/>
          </w:rPr>
          <w:fldChar w:fldCharType="separate"/>
        </w:r>
        <w:r>
          <w:rPr>
            <w:noProof/>
            <w:webHidden/>
          </w:rPr>
          <w:t>9</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73" w:history="1">
        <w:r w:rsidRPr="00E240DB">
          <w:rPr>
            <w:rStyle w:val="Hyperlink"/>
            <w:noProof/>
          </w:rPr>
          <w:t>6.3</w:t>
        </w:r>
        <w:r>
          <w:rPr>
            <w:rFonts w:asciiTheme="minorHAnsi" w:eastAsiaTheme="minorEastAsia" w:hAnsiTheme="minorHAnsi" w:cstheme="minorBidi"/>
            <w:smallCaps w:val="0"/>
            <w:noProof/>
            <w:sz w:val="22"/>
            <w:szCs w:val="22"/>
            <w:lang w:val="en-GB" w:eastAsia="en-GB"/>
          </w:rPr>
          <w:tab/>
        </w:r>
        <w:r w:rsidRPr="00E240DB">
          <w:rPr>
            <w:rStyle w:val="Hyperlink"/>
            <w:noProof/>
          </w:rPr>
          <w:t>End-customer STOs Order Life Cycle</w:t>
        </w:r>
        <w:r>
          <w:rPr>
            <w:noProof/>
            <w:webHidden/>
          </w:rPr>
          <w:tab/>
        </w:r>
        <w:r>
          <w:rPr>
            <w:noProof/>
            <w:webHidden/>
          </w:rPr>
          <w:fldChar w:fldCharType="begin"/>
        </w:r>
        <w:r>
          <w:rPr>
            <w:noProof/>
            <w:webHidden/>
          </w:rPr>
          <w:instrText xml:space="preserve"> PAGEREF _Toc490472973 \h </w:instrText>
        </w:r>
        <w:r>
          <w:rPr>
            <w:noProof/>
            <w:webHidden/>
          </w:rPr>
        </w:r>
        <w:r>
          <w:rPr>
            <w:noProof/>
            <w:webHidden/>
          </w:rPr>
          <w:fldChar w:fldCharType="separate"/>
        </w:r>
        <w:r>
          <w:rPr>
            <w:noProof/>
            <w:webHidden/>
          </w:rPr>
          <w:t>10</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74" w:history="1">
        <w:r w:rsidRPr="00E240DB">
          <w:rPr>
            <w:rStyle w:val="Hyperlink"/>
            <w:noProof/>
          </w:rPr>
          <w:t>6.4</w:t>
        </w:r>
        <w:r>
          <w:rPr>
            <w:rFonts w:asciiTheme="minorHAnsi" w:eastAsiaTheme="minorEastAsia" w:hAnsiTheme="minorHAnsi" w:cstheme="minorBidi"/>
            <w:smallCaps w:val="0"/>
            <w:noProof/>
            <w:sz w:val="22"/>
            <w:szCs w:val="22"/>
            <w:lang w:val="en-GB" w:eastAsia="en-GB"/>
          </w:rPr>
          <w:tab/>
        </w:r>
        <w:r w:rsidRPr="00E240DB">
          <w:rPr>
            <w:rStyle w:val="Hyperlink"/>
            <w:noProof/>
          </w:rPr>
          <w:t>Back-orders</w:t>
        </w:r>
        <w:r>
          <w:rPr>
            <w:noProof/>
            <w:webHidden/>
          </w:rPr>
          <w:tab/>
        </w:r>
        <w:r>
          <w:rPr>
            <w:noProof/>
            <w:webHidden/>
          </w:rPr>
          <w:fldChar w:fldCharType="begin"/>
        </w:r>
        <w:r>
          <w:rPr>
            <w:noProof/>
            <w:webHidden/>
          </w:rPr>
          <w:instrText xml:space="preserve"> PAGEREF _Toc490472974 \h </w:instrText>
        </w:r>
        <w:r>
          <w:rPr>
            <w:noProof/>
            <w:webHidden/>
          </w:rPr>
        </w:r>
        <w:r>
          <w:rPr>
            <w:noProof/>
            <w:webHidden/>
          </w:rPr>
          <w:fldChar w:fldCharType="separate"/>
        </w:r>
        <w:r>
          <w:rPr>
            <w:noProof/>
            <w:webHidden/>
          </w:rPr>
          <w:t>12</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75" w:history="1">
        <w:r w:rsidRPr="00E240DB">
          <w:rPr>
            <w:rStyle w:val="Hyperlink"/>
            <w:noProof/>
          </w:rPr>
          <w:t>6.5</w:t>
        </w:r>
        <w:r>
          <w:rPr>
            <w:rFonts w:asciiTheme="minorHAnsi" w:eastAsiaTheme="minorEastAsia" w:hAnsiTheme="minorHAnsi" w:cstheme="minorBidi"/>
            <w:smallCaps w:val="0"/>
            <w:noProof/>
            <w:sz w:val="22"/>
            <w:szCs w:val="22"/>
            <w:lang w:val="en-GB" w:eastAsia="en-GB"/>
          </w:rPr>
          <w:tab/>
        </w:r>
        <w:r w:rsidRPr="00E240DB">
          <w:rPr>
            <w:rStyle w:val="Hyperlink"/>
            <w:noProof/>
          </w:rPr>
          <w:t>National Inter Facility Transfer Report</w:t>
        </w:r>
        <w:r>
          <w:rPr>
            <w:noProof/>
            <w:webHidden/>
          </w:rPr>
          <w:tab/>
        </w:r>
        <w:r>
          <w:rPr>
            <w:noProof/>
            <w:webHidden/>
          </w:rPr>
          <w:fldChar w:fldCharType="begin"/>
        </w:r>
        <w:r>
          <w:rPr>
            <w:noProof/>
            <w:webHidden/>
          </w:rPr>
          <w:instrText xml:space="preserve"> PAGEREF _Toc490472975 \h </w:instrText>
        </w:r>
        <w:r>
          <w:rPr>
            <w:noProof/>
            <w:webHidden/>
          </w:rPr>
        </w:r>
        <w:r>
          <w:rPr>
            <w:noProof/>
            <w:webHidden/>
          </w:rPr>
          <w:fldChar w:fldCharType="separate"/>
        </w:r>
        <w:r>
          <w:rPr>
            <w:noProof/>
            <w:webHidden/>
          </w:rPr>
          <w:t>12</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76" w:history="1">
        <w:r w:rsidRPr="00E240DB">
          <w:rPr>
            <w:rStyle w:val="Hyperlink"/>
            <w:noProof/>
          </w:rPr>
          <w:t>6.6</w:t>
        </w:r>
        <w:r>
          <w:rPr>
            <w:rFonts w:asciiTheme="minorHAnsi" w:eastAsiaTheme="minorEastAsia" w:hAnsiTheme="minorHAnsi" w:cstheme="minorBidi"/>
            <w:smallCaps w:val="0"/>
            <w:noProof/>
            <w:sz w:val="22"/>
            <w:szCs w:val="22"/>
            <w:lang w:val="en-GB" w:eastAsia="en-GB"/>
          </w:rPr>
          <w:tab/>
        </w:r>
        <w:r w:rsidRPr="00E240DB">
          <w:rPr>
            <w:rStyle w:val="Hyperlink"/>
            <w:noProof/>
          </w:rPr>
          <w:t>Open Purchase Orders Report</w:t>
        </w:r>
        <w:r>
          <w:rPr>
            <w:noProof/>
            <w:webHidden/>
          </w:rPr>
          <w:tab/>
        </w:r>
        <w:r>
          <w:rPr>
            <w:noProof/>
            <w:webHidden/>
          </w:rPr>
          <w:fldChar w:fldCharType="begin"/>
        </w:r>
        <w:r>
          <w:rPr>
            <w:noProof/>
            <w:webHidden/>
          </w:rPr>
          <w:instrText xml:space="preserve"> PAGEREF _Toc490472976 \h </w:instrText>
        </w:r>
        <w:r>
          <w:rPr>
            <w:noProof/>
            <w:webHidden/>
          </w:rPr>
        </w:r>
        <w:r>
          <w:rPr>
            <w:noProof/>
            <w:webHidden/>
          </w:rPr>
          <w:fldChar w:fldCharType="separate"/>
        </w:r>
        <w:r>
          <w:rPr>
            <w:noProof/>
            <w:webHidden/>
          </w:rPr>
          <w:t>13</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77" w:history="1">
        <w:r w:rsidRPr="00E240DB">
          <w:rPr>
            <w:rStyle w:val="Hyperlink"/>
            <w:noProof/>
          </w:rPr>
          <w:t>6.7</w:t>
        </w:r>
        <w:r>
          <w:rPr>
            <w:rFonts w:asciiTheme="minorHAnsi" w:eastAsiaTheme="minorEastAsia" w:hAnsiTheme="minorHAnsi" w:cstheme="minorBidi"/>
            <w:smallCaps w:val="0"/>
            <w:noProof/>
            <w:sz w:val="22"/>
            <w:szCs w:val="22"/>
            <w:lang w:val="en-GB" w:eastAsia="en-GB"/>
          </w:rPr>
          <w:tab/>
        </w:r>
        <w:r w:rsidRPr="00E240DB">
          <w:rPr>
            <w:rStyle w:val="Hyperlink"/>
            <w:noProof/>
          </w:rPr>
          <w:t>Trip Extract (see similar report for Meadow Feeds contract)</w:t>
        </w:r>
        <w:r>
          <w:rPr>
            <w:noProof/>
            <w:webHidden/>
          </w:rPr>
          <w:tab/>
        </w:r>
        <w:r>
          <w:rPr>
            <w:noProof/>
            <w:webHidden/>
          </w:rPr>
          <w:fldChar w:fldCharType="begin"/>
        </w:r>
        <w:r>
          <w:rPr>
            <w:noProof/>
            <w:webHidden/>
          </w:rPr>
          <w:instrText xml:space="preserve"> PAGEREF _Toc490472977 \h </w:instrText>
        </w:r>
        <w:r>
          <w:rPr>
            <w:noProof/>
            <w:webHidden/>
          </w:rPr>
        </w:r>
        <w:r>
          <w:rPr>
            <w:noProof/>
            <w:webHidden/>
          </w:rPr>
          <w:fldChar w:fldCharType="separate"/>
        </w:r>
        <w:r>
          <w:rPr>
            <w:noProof/>
            <w:webHidden/>
          </w:rPr>
          <w:t>14</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78" w:history="1">
        <w:r w:rsidRPr="00E240DB">
          <w:rPr>
            <w:rStyle w:val="Hyperlink"/>
            <w:noProof/>
          </w:rPr>
          <w:t>6.8</w:t>
        </w:r>
        <w:r>
          <w:rPr>
            <w:rFonts w:asciiTheme="minorHAnsi" w:eastAsiaTheme="minorEastAsia" w:hAnsiTheme="minorHAnsi" w:cstheme="minorBidi"/>
            <w:smallCaps w:val="0"/>
            <w:noProof/>
            <w:sz w:val="22"/>
            <w:szCs w:val="22"/>
            <w:lang w:val="en-GB" w:eastAsia="en-GB"/>
          </w:rPr>
          <w:tab/>
        </w:r>
        <w:r w:rsidRPr="00E240DB">
          <w:rPr>
            <w:rStyle w:val="Hyperlink"/>
            <w:noProof/>
          </w:rPr>
          <w:t>Stop Extract (see similar report for Meadow Feeds contract)</w:t>
        </w:r>
        <w:r>
          <w:rPr>
            <w:noProof/>
            <w:webHidden/>
          </w:rPr>
          <w:tab/>
        </w:r>
        <w:r>
          <w:rPr>
            <w:noProof/>
            <w:webHidden/>
          </w:rPr>
          <w:fldChar w:fldCharType="begin"/>
        </w:r>
        <w:r>
          <w:rPr>
            <w:noProof/>
            <w:webHidden/>
          </w:rPr>
          <w:instrText xml:space="preserve"> PAGEREF _Toc490472978 \h </w:instrText>
        </w:r>
        <w:r>
          <w:rPr>
            <w:noProof/>
            <w:webHidden/>
          </w:rPr>
        </w:r>
        <w:r>
          <w:rPr>
            <w:noProof/>
            <w:webHidden/>
          </w:rPr>
          <w:fldChar w:fldCharType="separate"/>
        </w:r>
        <w:r>
          <w:rPr>
            <w:noProof/>
            <w:webHidden/>
          </w:rPr>
          <w:t>15</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79" w:history="1">
        <w:r w:rsidRPr="00E240DB">
          <w:rPr>
            <w:rStyle w:val="Hyperlink"/>
            <w:noProof/>
          </w:rPr>
          <w:t>6.9</w:t>
        </w:r>
        <w:r>
          <w:rPr>
            <w:rFonts w:asciiTheme="minorHAnsi" w:eastAsiaTheme="minorEastAsia" w:hAnsiTheme="minorHAnsi" w:cstheme="minorBidi"/>
            <w:smallCaps w:val="0"/>
            <w:noProof/>
            <w:sz w:val="22"/>
            <w:szCs w:val="22"/>
            <w:lang w:val="en-GB" w:eastAsia="en-GB"/>
          </w:rPr>
          <w:tab/>
        </w:r>
        <w:r w:rsidRPr="00E240DB">
          <w:rPr>
            <w:rStyle w:val="Hyperlink"/>
            <w:noProof/>
          </w:rPr>
          <w:t>Repair and Warranty Orders Report</w:t>
        </w:r>
        <w:r>
          <w:rPr>
            <w:noProof/>
            <w:webHidden/>
          </w:rPr>
          <w:tab/>
        </w:r>
        <w:r>
          <w:rPr>
            <w:noProof/>
            <w:webHidden/>
          </w:rPr>
          <w:fldChar w:fldCharType="begin"/>
        </w:r>
        <w:r>
          <w:rPr>
            <w:noProof/>
            <w:webHidden/>
          </w:rPr>
          <w:instrText xml:space="preserve"> PAGEREF _Toc490472979 \h </w:instrText>
        </w:r>
        <w:r>
          <w:rPr>
            <w:noProof/>
            <w:webHidden/>
          </w:rPr>
        </w:r>
        <w:r>
          <w:rPr>
            <w:noProof/>
            <w:webHidden/>
          </w:rPr>
          <w:fldChar w:fldCharType="separate"/>
        </w:r>
        <w:r>
          <w:rPr>
            <w:noProof/>
            <w:webHidden/>
          </w:rPr>
          <w:t>16</w:t>
        </w:r>
        <w:r>
          <w:rPr>
            <w:noProof/>
            <w:webHidden/>
          </w:rPr>
          <w:fldChar w:fldCharType="end"/>
        </w:r>
      </w:hyperlink>
    </w:p>
    <w:p w:rsidR="00A45542" w:rsidRDefault="00A45542">
      <w:pPr>
        <w:pStyle w:val="TOC2"/>
        <w:tabs>
          <w:tab w:val="left" w:pos="960"/>
          <w:tab w:val="right" w:leader="dot" w:pos="10457"/>
        </w:tabs>
        <w:rPr>
          <w:rFonts w:asciiTheme="minorHAnsi" w:eastAsiaTheme="minorEastAsia" w:hAnsiTheme="minorHAnsi" w:cstheme="minorBidi"/>
          <w:smallCaps w:val="0"/>
          <w:noProof/>
          <w:sz w:val="22"/>
          <w:szCs w:val="22"/>
          <w:lang w:val="en-GB" w:eastAsia="en-GB"/>
        </w:rPr>
      </w:pPr>
      <w:hyperlink w:anchor="_Toc490472980" w:history="1">
        <w:r w:rsidRPr="00E240DB">
          <w:rPr>
            <w:rStyle w:val="Hyperlink"/>
            <w:noProof/>
          </w:rPr>
          <w:t>6.10</w:t>
        </w:r>
        <w:r>
          <w:rPr>
            <w:rFonts w:asciiTheme="minorHAnsi" w:eastAsiaTheme="minorEastAsia" w:hAnsiTheme="minorHAnsi" w:cstheme="minorBidi"/>
            <w:smallCaps w:val="0"/>
            <w:noProof/>
            <w:sz w:val="22"/>
            <w:szCs w:val="22"/>
            <w:lang w:val="en-GB" w:eastAsia="en-GB"/>
          </w:rPr>
          <w:tab/>
        </w:r>
        <w:r w:rsidRPr="00E240DB">
          <w:rPr>
            <w:rStyle w:val="Hyperlink"/>
            <w:noProof/>
          </w:rPr>
          <w:t>Item Master Extract</w:t>
        </w:r>
        <w:r>
          <w:rPr>
            <w:noProof/>
            <w:webHidden/>
          </w:rPr>
          <w:tab/>
        </w:r>
        <w:r>
          <w:rPr>
            <w:noProof/>
            <w:webHidden/>
          </w:rPr>
          <w:fldChar w:fldCharType="begin"/>
        </w:r>
        <w:r>
          <w:rPr>
            <w:noProof/>
            <w:webHidden/>
          </w:rPr>
          <w:instrText xml:space="preserve"> PAGEREF _Toc490472980 \h </w:instrText>
        </w:r>
        <w:r>
          <w:rPr>
            <w:noProof/>
            <w:webHidden/>
          </w:rPr>
        </w:r>
        <w:r>
          <w:rPr>
            <w:noProof/>
            <w:webHidden/>
          </w:rPr>
          <w:fldChar w:fldCharType="separate"/>
        </w:r>
        <w:r>
          <w:rPr>
            <w:noProof/>
            <w:webHidden/>
          </w:rPr>
          <w:t>17</w:t>
        </w:r>
        <w:r>
          <w:rPr>
            <w:noProof/>
            <w:webHidden/>
          </w:rPr>
          <w:fldChar w:fldCharType="end"/>
        </w:r>
      </w:hyperlink>
    </w:p>
    <w:p w:rsidR="00A45542" w:rsidRDefault="00A45542">
      <w:pPr>
        <w:pStyle w:val="TOC2"/>
        <w:tabs>
          <w:tab w:val="left" w:pos="960"/>
          <w:tab w:val="right" w:leader="dot" w:pos="10457"/>
        </w:tabs>
        <w:rPr>
          <w:rFonts w:asciiTheme="minorHAnsi" w:eastAsiaTheme="minorEastAsia" w:hAnsiTheme="minorHAnsi" w:cstheme="minorBidi"/>
          <w:smallCaps w:val="0"/>
          <w:noProof/>
          <w:sz w:val="22"/>
          <w:szCs w:val="22"/>
          <w:lang w:val="en-GB" w:eastAsia="en-GB"/>
        </w:rPr>
      </w:pPr>
      <w:hyperlink w:anchor="_Toc490472981" w:history="1">
        <w:r w:rsidRPr="00E240DB">
          <w:rPr>
            <w:rStyle w:val="Hyperlink"/>
            <w:noProof/>
          </w:rPr>
          <w:t>6.11</w:t>
        </w:r>
        <w:r>
          <w:rPr>
            <w:rFonts w:asciiTheme="minorHAnsi" w:eastAsiaTheme="minorEastAsia" w:hAnsiTheme="minorHAnsi" w:cstheme="minorBidi"/>
            <w:smallCaps w:val="0"/>
            <w:noProof/>
            <w:sz w:val="22"/>
            <w:szCs w:val="22"/>
            <w:lang w:val="en-GB" w:eastAsia="en-GB"/>
          </w:rPr>
          <w:tab/>
        </w:r>
        <w:r w:rsidRPr="00E240DB">
          <w:rPr>
            <w:rStyle w:val="Hyperlink"/>
            <w:noProof/>
          </w:rPr>
          <w:t>DIMS validation Extract</w:t>
        </w:r>
        <w:r>
          <w:rPr>
            <w:noProof/>
            <w:webHidden/>
          </w:rPr>
          <w:tab/>
        </w:r>
        <w:r>
          <w:rPr>
            <w:noProof/>
            <w:webHidden/>
          </w:rPr>
          <w:fldChar w:fldCharType="begin"/>
        </w:r>
        <w:r>
          <w:rPr>
            <w:noProof/>
            <w:webHidden/>
          </w:rPr>
          <w:instrText xml:space="preserve"> PAGEREF _Toc490472981 \h </w:instrText>
        </w:r>
        <w:r>
          <w:rPr>
            <w:noProof/>
            <w:webHidden/>
          </w:rPr>
        </w:r>
        <w:r>
          <w:rPr>
            <w:noProof/>
            <w:webHidden/>
          </w:rPr>
          <w:fldChar w:fldCharType="separate"/>
        </w:r>
        <w:r>
          <w:rPr>
            <w:noProof/>
            <w:webHidden/>
          </w:rPr>
          <w:t>17</w:t>
        </w:r>
        <w:r>
          <w:rPr>
            <w:noProof/>
            <w:webHidden/>
          </w:rPr>
          <w:fldChar w:fldCharType="end"/>
        </w:r>
      </w:hyperlink>
    </w:p>
    <w:p w:rsidR="00A45542" w:rsidRDefault="00A45542">
      <w:pPr>
        <w:pStyle w:val="TOC1"/>
        <w:tabs>
          <w:tab w:val="left" w:pos="480"/>
          <w:tab w:val="right" w:leader="dot" w:pos="10457"/>
        </w:tabs>
        <w:rPr>
          <w:rFonts w:asciiTheme="minorHAnsi" w:eastAsiaTheme="minorEastAsia" w:hAnsiTheme="minorHAnsi" w:cstheme="minorBidi"/>
          <w:b w:val="0"/>
          <w:bCs w:val="0"/>
          <w:caps w:val="0"/>
          <w:noProof/>
          <w:sz w:val="22"/>
          <w:szCs w:val="22"/>
          <w:lang w:val="en-GB" w:eastAsia="en-GB"/>
        </w:rPr>
      </w:pPr>
      <w:hyperlink w:anchor="_Toc490472982" w:history="1">
        <w:r w:rsidRPr="00E240DB">
          <w:rPr>
            <w:rStyle w:val="Hyperlink"/>
            <w:noProof/>
          </w:rPr>
          <w:t>7</w:t>
        </w:r>
        <w:r>
          <w:rPr>
            <w:rFonts w:asciiTheme="minorHAnsi" w:eastAsiaTheme="minorEastAsia" w:hAnsiTheme="minorHAnsi" w:cstheme="minorBidi"/>
            <w:b w:val="0"/>
            <w:bCs w:val="0"/>
            <w:caps w:val="0"/>
            <w:noProof/>
            <w:sz w:val="22"/>
            <w:szCs w:val="22"/>
            <w:lang w:val="en-GB" w:eastAsia="en-GB"/>
          </w:rPr>
          <w:tab/>
        </w:r>
        <w:r w:rsidRPr="00E240DB">
          <w:rPr>
            <w:rStyle w:val="Hyperlink"/>
            <w:noProof/>
          </w:rPr>
          <w:t>ASSUMPTIONS AND EXCLUSIONS</w:t>
        </w:r>
        <w:r>
          <w:rPr>
            <w:noProof/>
            <w:webHidden/>
          </w:rPr>
          <w:tab/>
        </w:r>
        <w:r>
          <w:rPr>
            <w:noProof/>
            <w:webHidden/>
          </w:rPr>
          <w:fldChar w:fldCharType="begin"/>
        </w:r>
        <w:r>
          <w:rPr>
            <w:noProof/>
            <w:webHidden/>
          </w:rPr>
          <w:instrText xml:space="preserve"> PAGEREF _Toc490472982 \h </w:instrText>
        </w:r>
        <w:r>
          <w:rPr>
            <w:noProof/>
            <w:webHidden/>
          </w:rPr>
        </w:r>
        <w:r>
          <w:rPr>
            <w:noProof/>
            <w:webHidden/>
          </w:rPr>
          <w:fldChar w:fldCharType="separate"/>
        </w:r>
        <w:r>
          <w:rPr>
            <w:noProof/>
            <w:webHidden/>
          </w:rPr>
          <w:t>18</w:t>
        </w:r>
        <w:r>
          <w:rPr>
            <w:noProof/>
            <w:webHidden/>
          </w:rPr>
          <w:fldChar w:fldCharType="end"/>
        </w:r>
      </w:hyperlink>
    </w:p>
    <w:p w:rsidR="00A45542" w:rsidRDefault="00A45542">
      <w:pPr>
        <w:pStyle w:val="TOC1"/>
        <w:tabs>
          <w:tab w:val="left" w:pos="480"/>
          <w:tab w:val="right" w:leader="dot" w:pos="10457"/>
        </w:tabs>
        <w:rPr>
          <w:rFonts w:asciiTheme="minorHAnsi" w:eastAsiaTheme="minorEastAsia" w:hAnsiTheme="minorHAnsi" w:cstheme="minorBidi"/>
          <w:b w:val="0"/>
          <w:bCs w:val="0"/>
          <w:caps w:val="0"/>
          <w:noProof/>
          <w:sz w:val="22"/>
          <w:szCs w:val="22"/>
          <w:lang w:val="en-GB" w:eastAsia="en-GB"/>
        </w:rPr>
      </w:pPr>
      <w:hyperlink w:anchor="_Toc490472983" w:history="1">
        <w:r w:rsidRPr="00E240DB">
          <w:rPr>
            <w:rStyle w:val="Hyperlink"/>
            <w:noProof/>
          </w:rPr>
          <w:t>8</w:t>
        </w:r>
        <w:r>
          <w:rPr>
            <w:rFonts w:asciiTheme="minorHAnsi" w:eastAsiaTheme="minorEastAsia" w:hAnsiTheme="minorHAnsi" w:cstheme="minorBidi"/>
            <w:b w:val="0"/>
            <w:bCs w:val="0"/>
            <w:caps w:val="0"/>
            <w:noProof/>
            <w:sz w:val="22"/>
            <w:szCs w:val="22"/>
            <w:lang w:val="en-GB" w:eastAsia="en-GB"/>
          </w:rPr>
          <w:tab/>
        </w:r>
        <w:r w:rsidRPr="00E240DB">
          <w:rPr>
            <w:rStyle w:val="Hyperlink"/>
            <w:noProof/>
          </w:rPr>
          <w:t>AMENDMENTS (POST SIGN-OFF)</w:t>
        </w:r>
        <w:r>
          <w:rPr>
            <w:noProof/>
            <w:webHidden/>
          </w:rPr>
          <w:tab/>
        </w:r>
        <w:r>
          <w:rPr>
            <w:noProof/>
            <w:webHidden/>
          </w:rPr>
          <w:fldChar w:fldCharType="begin"/>
        </w:r>
        <w:r>
          <w:rPr>
            <w:noProof/>
            <w:webHidden/>
          </w:rPr>
          <w:instrText xml:space="preserve"> PAGEREF _Toc490472983 \h </w:instrText>
        </w:r>
        <w:r>
          <w:rPr>
            <w:noProof/>
            <w:webHidden/>
          </w:rPr>
        </w:r>
        <w:r>
          <w:rPr>
            <w:noProof/>
            <w:webHidden/>
          </w:rPr>
          <w:fldChar w:fldCharType="separate"/>
        </w:r>
        <w:r>
          <w:rPr>
            <w:noProof/>
            <w:webHidden/>
          </w:rPr>
          <w:t>19</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84" w:history="1">
        <w:r w:rsidRPr="00E240DB">
          <w:rPr>
            <w:rStyle w:val="Hyperlink"/>
            <w:noProof/>
          </w:rPr>
          <w:t>8.1</w:t>
        </w:r>
        <w:r>
          <w:rPr>
            <w:rFonts w:asciiTheme="minorHAnsi" w:eastAsiaTheme="minorEastAsia" w:hAnsiTheme="minorHAnsi" w:cstheme="minorBidi"/>
            <w:smallCaps w:val="0"/>
            <w:noProof/>
            <w:sz w:val="22"/>
            <w:szCs w:val="22"/>
            <w:lang w:val="en-GB" w:eastAsia="en-GB"/>
          </w:rPr>
          <w:tab/>
        </w:r>
        <w:r w:rsidRPr="00E240DB">
          <w:rPr>
            <w:rStyle w:val="Hyperlink"/>
            <w:noProof/>
          </w:rPr>
          <w:t>Amendment 1</w:t>
        </w:r>
        <w:r>
          <w:rPr>
            <w:noProof/>
            <w:webHidden/>
          </w:rPr>
          <w:tab/>
        </w:r>
        <w:r>
          <w:rPr>
            <w:noProof/>
            <w:webHidden/>
          </w:rPr>
          <w:fldChar w:fldCharType="begin"/>
        </w:r>
        <w:r>
          <w:rPr>
            <w:noProof/>
            <w:webHidden/>
          </w:rPr>
          <w:instrText xml:space="preserve"> PAGEREF _Toc490472984 \h </w:instrText>
        </w:r>
        <w:r>
          <w:rPr>
            <w:noProof/>
            <w:webHidden/>
          </w:rPr>
        </w:r>
        <w:r>
          <w:rPr>
            <w:noProof/>
            <w:webHidden/>
          </w:rPr>
          <w:fldChar w:fldCharType="separate"/>
        </w:r>
        <w:r>
          <w:rPr>
            <w:noProof/>
            <w:webHidden/>
          </w:rPr>
          <w:t>19</w:t>
        </w:r>
        <w:r>
          <w:rPr>
            <w:noProof/>
            <w:webHidden/>
          </w:rPr>
          <w:fldChar w:fldCharType="end"/>
        </w:r>
      </w:hyperlink>
    </w:p>
    <w:p w:rsidR="00A45542" w:rsidRDefault="00A45542">
      <w:pPr>
        <w:pStyle w:val="TOC1"/>
        <w:tabs>
          <w:tab w:val="left" w:pos="480"/>
          <w:tab w:val="right" w:leader="dot" w:pos="10457"/>
        </w:tabs>
        <w:rPr>
          <w:rFonts w:asciiTheme="minorHAnsi" w:eastAsiaTheme="minorEastAsia" w:hAnsiTheme="minorHAnsi" w:cstheme="minorBidi"/>
          <w:b w:val="0"/>
          <w:bCs w:val="0"/>
          <w:caps w:val="0"/>
          <w:noProof/>
          <w:sz w:val="22"/>
          <w:szCs w:val="22"/>
          <w:lang w:val="en-GB" w:eastAsia="en-GB"/>
        </w:rPr>
      </w:pPr>
      <w:hyperlink w:anchor="_Toc490472985" w:history="1">
        <w:r w:rsidRPr="00E240DB">
          <w:rPr>
            <w:rStyle w:val="Hyperlink"/>
            <w:noProof/>
          </w:rPr>
          <w:t>9</w:t>
        </w:r>
        <w:r>
          <w:rPr>
            <w:rFonts w:asciiTheme="minorHAnsi" w:eastAsiaTheme="minorEastAsia" w:hAnsiTheme="minorHAnsi" w:cstheme="minorBidi"/>
            <w:b w:val="0"/>
            <w:bCs w:val="0"/>
            <w:caps w:val="0"/>
            <w:noProof/>
            <w:sz w:val="22"/>
            <w:szCs w:val="22"/>
            <w:lang w:val="en-GB" w:eastAsia="en-GB"/>
          </w:rPr>
          <w:tab/>
        </w:r>
        <w:r w:rsidRPr="00E240DB">
          <w:rPr>
            <w:rStyle w:val="Hyperlink"/>
            <w:noProof/>
          </w:rPr>
          <w:t>SIGN-OFF</w:t>
        </w:r>
        <w:r>
          <w:rPr>
            <w:noProof/>
            <w:webHidden/>
          </w:rPr>
          <w:tab/>
        </w:r>
        <w:r>
          <w:rPr>
            <w:noProof/>
            <w:webHidden/>
          </w:rPr>
          <w:fldChar w:fldCharType="begin"/>
        </w:r>
        <w:r>
          <w:rPr>
            <w:noProof/>
            <w:webHidden/>
          </w:rPr>
          <w:instrText xml:space="preserve"> PAGEREF _Toc490472985 \h </w:instrText>
        </w:r>
        <w:r>
          <w:rPr>
            <w:noProof/>
            <w:webHidden/>
          </w:rPr>
        </w:r>
        <w:r>
          <w:rPr>
            <w:noProof/>
            <w:webHidden/>
          </w:rPr>
          <w:fldChar w:fldCharType="separate"/>
        </w:r>
        <w:r>
          <w:rPr>
            <w:noProof/>
            <w:webHidden/>
          </w:rPr>
          <w:t>20</w:t>
        </w:r>
        <w:r>
          <w:rPr>
            <w:noProof/>
            <w:webHidden/>
          </w:rPr>
          <w:fldChar w:fldCharType="end"/>
        </w:r>
      </w:hyperlink>
    </w:p>
    <w:p w:rsidR="00A45542" w:rsidRDefault="00A45542">
      <w:pPr>
        <w:pStyle w:val="TOC2"/>
        <w:tabs>
          <w:tab w:val="left" w:pos="720"/>
          <w:tab w:val="right" w:leader="dot" w:pos="10457"/>
        </w:tabs>
        <w:rPr>
          <w:rFonts w:asciiTheme="minorHAnsi" w:eastAsiaTheme="minorEastAsia" w:hAnsiTheme="minorHAnsi" w:cstheme="minorBidi"/>
          <w:smallCaps w:val="0"/>
          <w:noProof/>
          <w:sz w:val="22"/>
          <w:szCs w:val="22"/>
          <w:lang w:val="en-GB" w:eastAsia="en-GB"/>
        </w:rPr>
      </w:pPr>
      <w:hyperlink w:anchor="_Toc490472986" w:history="1">
        <w:r w:rsidRPr="00E240DB">
          <w:rPr>
            <w:rStyle w:val="Hyperlink"/>
            <w:noProof/>
          </w:rPr>
          <w:t>9.1</w:t>
        </w:r>
        <w:r>
          <w:rPr>
            <w:rFonts w:asciiTheme="minorHAnsi" w:eastAsiaTheme="minorEastAsia" w:hAnsiTheme="minorHAnsi" w:cstheme="minorBidi"/>
            <w:smallCaps w:val="0"/>
            <w:noProof/>
            <w:sz w:val="22"/>
            <w:szCs w:val="22"/>
            <w:lang w:val="en-GB" w:eastAsia="en-GB"/>
          </w:rPr>
          <w:tab/>
        </w:r>
        <w:r w:rsidRPr="00E240DB">
          <w:rPr>
            <w:rStyle w:val="Hyperlink"/>
            <w:noProof/>
          </w:rPr>
          <w:t>Business sign-off</w:t>
        </w:r>
        <w:r>
          <w:rPr>
            <w:noProof/>
            <w:webHidden/>
          </w:rPr>
          <w:tab/>
        </w:r>
        <w:r>
          <w:rPr>
            <w:noProof/>
            <w:webHidden/>
          </w:rPr>
          <w:fldChar w:fldCharType="begin"/>
        </w:r>
        <w:r>
          <w:rPr>
            <w:noProof/>
            <w:webHidden/>
          </w:rPr>
          <w:instrText xml:space="preserve"> PAGEREF _Toc490472986 \h </w:instrText>
        </w:r>
        <w:r>
          <w:rPr>
            <w:noProof/>
            <w:webHidden/>
          </w:rPr>
        </w:r>
        <w:r>
          <w:rPr>
            <w:noProof/>
            <w:webHidden/>
          </w:rPr>
          <w:fldChar w:fldCharType="separate"/>
        </w:r>
        <w:r>
          <w:rPr>
            <w:noProof/>
            <w:webHidden/>
          </w:rPr>
          <w:t>20</w:t>
        </w:r>
        <w:r>
          <w:rPr>
            <w:noProof/>
            <w:webHidden/>
          </w:rPr>
          <w:fldChar w:fldCharType="end"/>
        </w:r>
      </w:hyperlink>
    </w:p>
    <w:p w:rsidR="00190A30" w:rsidRPr="00CF014D" w:rsidRDefault="00190A30" w:rsidP="00190A30">
      <w:pPr>
        <w:pStyle w:val="BWLBRSnormalfont"/>
      </w:pPr>
      <w:r>
        <w:fldChar w:fldCharType="end"/>
      </w:r>
    </w:p>
    <w:p w:rsidR="00AB0956" w:rsidRDefault="00AB0956" w:rsidP="00F741B5">
      <w:r>
        <w:t xml:space="preserve"> </w:t>
      </w:r>
    </w:p>
    <w:p w:rsidR="00461BC6" w:rsidRDefault="00461BC6" w:rsidP="00F741B5">
      <w:pPr>
        <w:keepNext/>
      </w:pPr>
    </w:p>
    <w:p w:rsidR="00461BC6" w:rsidRPr="002126FB" w:rsidRDefault="00461BC6" w:rsidP="002126FB"/>
    <w:p w:rsidR="008D4601" w:rsidRPr="00356630" w:rsidRDefault="00D84F6B" w:rsidP="00356630">
      <w:pPr>
        <w:pStyle w:val="Heading1"/>
      </w:pPr>
      <w:r w:rsidRPr="00356630">
        <w:br w:type="page"/>
      </w:r>
      <w:bookmarkStart w:id="5" w:name="_Toc490472961"/>
      <w:r w:rsidR="00356630" w:rsidRPr="00356630">
        <w:t>CONTROL REPORTS</w:t>
      </w:r>
      <w:bookmarkEnd w:id="5"/>
    </w:p>
    <w:p w:rsidR="00356630" w:rsidRDefault="001337CB" w:rsidP="00F741B5">
      <w:r>
        <w:t>The</w:t>
      </w:r>
      <w:r w:rsidR="00356630">
        <w:t xml:space="preserve"> different control reports required in this contract will be describe in the paragraphs below.</w:t>
      </w:r>
    </w:p>
    <w:p w:rsidR="00356630" w:rsidRDefault="00356630" w:rsidP="00F741B5"/>
    <w:p w:rsidR="00A729D0" w:rsidRDefault="00356630" w:rsidP="00356630">
      <w:pPr>
        <w:pStyle w:val="Heading2"/>
      </w:pPr>
      <w:bookmarkStart w:id="6" w:name="_Toc490472962"/>
      <w:r>
        <w:t>T0 Report</w:t>
      </w:r>
      <w:bookmarkEnd w:id="6"/>
    </w:p>
    <w:p w:rsidR="00356630" w:rsidRDefault="00356630" w:rsidP="00356630"/>
    <w:p w:rsidR="00356630" w:rsidRDefault="00356630" w:rsidP="00356630">
      <w:r>
        <w:t>The purpose of this report is to assist BWL operations on the Telkom contract to reconcile billing accounts with actual movement for contracted transporters.</w:t>
      </w:r>
    </w:p>
    <w:p w:rsidR="00601046" w:rsidRDefault="00601046" w:rsidP="00356630"/>
    <w:p w:rsidR="00601046" w:rsidRDefault="00601046" w:rsidP="00356630">
      <w:r>
        <w:t>The criteria for this report includes:</w:t>
      </w:r>
    </w:p>
    <w:p w:rsidR="00601046" w:rsidRDefault="00601046" w:rsidP="00E055D1">
      <w:pPr>
        <w:pStyle w:val="ListParagraph"/>
        <w:numPr>
          <w:ilvl w:val="0"/>
          <w:numId w:val="14"/>
        </w:numPr>
      </w:pPr>
      <w:r>
        <w:t>Only show orders that are Scheduled</w:t>
      </w:r>
    </w:p>
    <w:p w:rsidR="00601046" w:rsidRDefault="00601046" w:rsidP="00E055D1">
      <w:pPr>
        <w:pStyle w:val="ListParagraph"/>
        <w:numPr>
          <w:ilvl w:val="0"/>
          <w:numId w:val="14"/>
        </w:numPr>
      </w:pPr>
      <w:r>
        <w:t xml:space="preserve">Only show orders that are </w:t>
      </w:r>
      <w:r w:rsidRPr="00601046">
        <w:rPr>
          <w:u w:val="single"/>
        </w:rPr>
        <w:t>not</w:t>
      </w:r>
      <w:r>
        <w:t xml:space="preserve"> Disbanded</w:t>
      </w:r>
    </w:p>
    <w:p w:rsidR="00601046" w:rsidRDefault="00601046" w:rsidP="00E055D1">
      <w:pPr>
        <w:pStyle w:val="ListParagraph"/>
        <w:numPr>
          <w:ilvl w:val="0"/>
          <w:numId w:val="14"/>
        </w:numPr>
      </w:pPr>
      <w:r>
        <w:t>Only show orders within the date range as specified in the filter criteria FromDate and ToDate on the T0 report screen.</w:t>
      </w:r>
    </w:p>
    <w:p w:rsidR="00601046" w:rsidRDefault="00601046" w:rsidP="00E055D1">
      <w:pPr>
        <w:pStyle w:val="ListParagraph"/>
        <w:numPr>
          <w:ilvl w:val="0"/>
          <w:numId w:val="14"/>
        </w:numPr>
      </w:pPr>
      <w:r>
        <w:t>Search functionality on this screen will be available to search on Consignement Number and Order Number.</w:t>
      </w:r>
    </w:p>
    <w:p w:rsidR="00E83383" w:rsidRDefault="00E83383" w:rsidP="00AC4737"/>
    <w:p w:rsidR="00A729D0" w:rsidRDefault="00A729D0" w:rsidP="00A729D0">
      <w:pPr>
        <w:pStyle w:val="Caption"/>
        <w:keepNext/>
      </w:pPr>
      <w:bookmarkStart w:id="7" w:name="_Ref448329275"/>
      <w:r>
        <w:t xml:space="preserve">Table </w:t>
      </w:r>
      <w:r>
        <w:fldChar w:fldCharType="begin"/>
      </w:r>
      <w:r>
        <w:instrText xml:space="preserve"> SEQ Table \* ARABIC </w:instrText>
      </w:r>
      <w:r>
        <w:fldChar w:fldCharType="separate"/>
      </w:r>
      <w:r w:rsidR="00AA5098">
        <w:rPr>
          <w:noProof/>
        </w:rPr>
        <w:t>1</w:t>
      </w:r>
      <w:r>
        <w:fldChar w:fldCharType="end"/>
      </w:r>
      <w:bookmarkEnd w:id="7"/>
      <w:r>
        <w:t xml:space="preserve">: </w:t>
      </w:r>
      <w:r w:rsidR="00356630">
        <w:t>T0 reporting fields required</w:t>
      </w:r>
    </w:p>
    <w:tbl>
      <w:tblPr>
        <w:tblStyle w:val="TableGrid"/>
        <w:tblW w:w="5000" w:type="pct"/>
        <w:tblLook w:val="04A0" w:firstRow="1" w:lastRow="0" w:firstColumn="1" w:lastColumn="0" w:noHBand="0" w:noVBand="1"/>
      </w:tblPr>
      <w:tblGrid>
        <w:gridCol w:w="3436"/>
        <w:gridCol w:w="7021"/>
      </w:tblGrid>
      <w:tr w:rsidR="00CB01B0" w:rsidTr="00F3568D">
        <w:tc>
          <w:tcPr>
            <w:tcW w:w="1643" w:type="pct"/>
            <w:tcBorders>
              <w:top w:val="single" w:sz="4" w:space="0" w:color="auto"/>
              <w:left w:val="single" w:sz="4" w:space="0" w:color="auto"/>
              <w:bottom w:val="single" w:sz="4" w:space="0" w:color="auto"/>
              <w:right w:val="single" w:sz="4" w:space="0" w:color="auto"/>
            </w:tcBorders>
            <w:shd w:val="clear" w:color="auto" w:fill="1F497D" w:themeFill="text2"/>
            <w:hideMark/>
          </w:tcPr>
          <w:p w:rsidR="00CB01B0" w:rsidRDefault="00CB01B0" w:rsidP="00E83383">
            <w:pPr>
              <w:pStyle w:val="Heading3"/>
              <w:numPr>
                <w:ilvl w:val="0"/>
                <w:numId w:val="0"/>
              </w:numPr>
            </w:pPr>
            <w:r>
              <w:t>BWL Field Name</w:t>
            </w:r>
          </w:p>
        </w:tc>
        <w:tc>
          <w:tcPr>
            <w:tcW w:w="3357" w:type="pct"/>
            <w:tcBorders>
              <w:top w:val="single" w:sz="4" w:space="0" w:color="auto"/>
              <w:left w:val="single" w:sz="4" w:space="0" w:color="auto"/>
              <w:bottom w:val="single" w:sz="4" w:space="0" w:color="auto"/>
              <w:right w:val="single" w:sz="4" w:space="0" w:color="auto"/>
            </w:tcBorders>
            <w:shd w:val="clear" w:color="auto" w:fill="1F497D" w:themeFill="text2"/>
          </w:tcPr>
          <w:p w:rsidR="00CB01B0" w:rsidRDefault="00CB01B0" w:rsidP="00E83383">
            <w:pPr>
              <w:pStyle w:val="Heading3"/>
              <w:numPr>
                <w:ilvl w:val="0"/>
                <w:numId w:val="0"/>
              </w:numPr>
            </w:pPr>
            <w:r>
              <w:t>BWL Description</w:t>
            </w: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OrderTypeIndicator</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Order Type that was transacted on.</w:t>
            </w: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Pr="00356630" w:rsidRDefault="00CB01B0" w:rsidP="00CB01B0">
            <w:pPr>
              <w:pStyle w:val="NoSpacing"/>
            </w:pPr>
            <w:r>
              <w:t>OrderNumber</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8C072F">
            <w:pPr>
              <w:pStyle w:val="NoSpacing"/>
            </w:pPr>
            <w:r>
              <w:t xml:space="preserve">SAP </w:t>
            </w:r>
            <w:r w:rsidR="008C072F">
              <w:t>delivery note</w:t>
            </w:r>
            <w:r>
              <w:t xml:space="preserve"> number.</w:t>
            </w: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OrderLineNumber</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Line number on the order that was transacted on.</w:t>
            </w: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 xml:space="preserve">Total order lines </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Total order lines on the relevant order</w:t>
            </w: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Pr="00CB01B0" w:rsidRDefault="00CB01B0" w:rsidP="00CB01B0">
            <w:pPr>
              <w:pStyle w:val="NoSpacing"/>
            </w:pPr>
            <w:r>
              <w:t>RouteCode</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Pr="00CB01B0" w:rsidRDefault="00CB01B0" w:rsidP="00CB01B0">
            <w:pPr>
              <w:pStyle w:val="NoSpacing"/>
            </w:pPr>
            <w:r>
              <w:t>RouteName</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Scheduled route used for the transaction.</w:t>
            </w:r>
          </w:p>
        </w:tc>
      </w:tr>
      <w:tr w:rsidR="00AB0217"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AB0217" w:rsidRDefault="00AB0217" w:rsidP="00CB01B0">
            <w:pPr>
              <w:pStyle w:val="NoSpacing"/>
            </w:pPr>
            <w:r>
              <w:t>SLA</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AB0217" w:rsidRDefault="00AB0217" w:rsidP="00CB01B0">
            <w:pPr>
              <w:pStyle w:val="NoSpacing"/>
            </w:pPr>
            <w:r>
              <w:t>Service level that RTT executed the delivery on.</w:t>
            </w: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Actual Delivery day of the week</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This is required to relate back to the deliveries schedule.</w:t>
            </w:r>
          </w:p>
        </w:tc>
      </w:tr>
      <w:tr w:rsidR="00CB01B0" w:rsidTr="00F3568D">
        <w:trPr>
          <w:trHeight w:val="350"/>
        </w:trPr>
        <w:tc>
          <w:tcPr>
            <w:tcW w:w="1643" w:type="pct"/>
            <w:tcBorders>
              <w:top w:val="single" w:sz="4" w:space="0" w:color="auto"/>
              <w:left w:val="single" w:sz="4" w:space="0" w:color="auto"/>
              <w:bottom w:val="single" w:sz="4" w:space="0" w:color="auto"/>
              <w:right w:val="single" w:sz="4" w:space="0" w:color="auto"/>
            </w:tcBorders>
          </w:tcPr>
          <w:p w:rsidR="00CB01B0" w:rsidRPr="00CB01B0" w:rsidRDefault="00CB01B0" w:rsidP="00CB01B0">
            <w:pPr>
              <w:pStyle w:val="NoSpacing"/>
            </w:pPr>
            <w:r>
              <w:t>SourceName</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Location where the movement originated.</w:t>
            </w: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rPr>
                <w:b/>
              </w:rPr>
            </w:pPr>
            <w:r w:rsidRPr="00CB01B0">
              <w:t>Destination Name</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Delivery destination</w:t>
            </w: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Pr="00CB01B0" w:rsidRDefault="00CB01B0" w:rsidP="00CB01B0">
            <w:pPr>
              <w:pStyle w:val="NoSpacing"/>
            </w:pPr>
            <w:r>
              <w:t>StopNumber</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Total number of stops</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Total number of stops on the trip</w:t>
            </w: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Pr="00CB01B0" w:rsidRDefault="00CB01B0" w:rsidP="00CB01B0">
            <w:pPr>
              <w:pStyle w:val="NoSpacing"/>
            </w:pPr>
            <w:r>
              <w:t>TripStatus</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Pr="00CB01B0" w:rsidRDefault="00CB01B0" w:rsidP="00CB01B0">
            <w:pPr>
              <w:pStyle w:val="NoSpacing"/>
            </w:pPr>
            <w:r>
              <w:t>TripNumber</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Consignment Number</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For now this is the RTT consignement number.</w:t>
            </w: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PlannedLoadingArrDT</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ActualLoadingArrDT</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PlannedLoadingDepartDT</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ActualLoadingDepartDT</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LoadingDelayReason</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FleetID</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FleetDescription</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TrailerID</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TrailerDescription</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F3568D">
        <w:tc>
          <w:tcPr>
            <w:tcW w:w="1643"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r>
              <w:t>PlannedWeight</w:t>
            </w:r>
          </w:p>
        </w:tc>
        <w:tc>
          <w:tcPr>
            <w:tcW w:w="3357" w:type="pct"/>
            <w:tcBorders>
              <w:top w:val="single" w:sz="4" w:space="0" w:color="auto"/>
              <w:left w:val="single" w:sz="4" w:space="0" w:color="auto"/>
              <w:bottom w:val="single" w:sz="4" w:space="0" w:color="auto"/>
              <w:right w:val="single" w:sz="4" w:space="0" w:color="auto"/>
            </w:tcBorders>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DespatchWeight</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ShortDespatchReason</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PlannedDeliveryArrival</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ActualDeliveryArrival</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PlannedDeliveryDeparture</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ActualDeliveryDeparture</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DeliveryDelayReason</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PlannedTripKilometers</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ActualTripKilometers</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PlannedStopKilometers</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ActualStopKilometers</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CustomerGroup</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CustomerSubGroup</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CustomerName</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BuyRate</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CB01B0"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r>
              <w:t>SellRate</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CB01B0" w:rsidRDefault="00CB01B0" w:rsidP="00CB01B0">
            <w:pPr>
              <w:pStyle w:val="NoSpacing"/>
            </w:pPr>
          </w:p>
        </w:tc>
      </w:tr>
      <w:tr w:rsidR="008C072F" w:rsidTr="00A45542">
        <w:tc>
          <w:tcPr>
            <w:tcW w:w="1643" w:type="pct"/>
            <w:tcBorders>
              <w:top w:val="single" w:sz="4" w:space="0" w:color="auto"/>
              <w:left w:val="single" w:sz="4" w:space="0" w:color="auto"/>
              <w:bottom w:val="single" w:sz="4" w:space="0" w:color="auto"/>
              <w:right w:val="single" w:sz="4" w:space="0" w:color="auto"/>
            </w:tcBorders>
            <w:shd w:val="clear" w:color="auto" w:fill="auto"/>
          </w:tcPr>
          <w:p w:rsidR="008C072F" w:rsidRDefault="008C072F" w:rsidP="00CB01B0">
            <w:pPr>
              <w:pStyle w:val="NoSpacing"/>
            </w:pPr>
            <w:r>
              <w:t>Planned vs Actual Variance</w:t>
            </w:r>
          </w:p>
        </w:tc>
        <w:tc>
          <w:tcPr>
            <w:tcW w:w="3357" w:type="pct"/>
            <w:tcBorders>
              <w:top w:val="single" w:sz="4" w:space="0" w:color="auto"/>
              <w:left w:val="single" w:sz="4" w:space="0" w:color="auto"/>
              <w:bottom w:val="single" w:sz="4" w:space="0" w:color="auto"/>
              <w:right w:val="single" w:sz="4" w:space="0" w:color="auto"/>
            </w:tcBorders>
            <w:shd w:val="clear" w:color="auto" w:fill="auto"/>
          </w:tcPr>
          <w:p w:rsidR="008C072F" w:rsidRDefault="008C072F" w:rsidP="00CB01B0">
            <w:pPr>
              <w:pStyle w:val="NoSpacing"/>
            </w:pPr>
            <w:r>
              <w:t>Actual Delivery DT – Planned Delivery DT</w:t>
            </w:r>
          </w:p>
        </w:tc>
      </w:tr>
    </w:tbl>
    <w:p w:rsidR="00574CAC" w:rsidRDefault="00574CAC" w:rsidP="00574CAC"/>
    <w:p w:rsidR="00F73ED9" w:rsidRDefault="00F73ED9" w:rsidP="00F73ED9">
      <w:pPr>
        <w:pStyle w:val="Heading2"/>
      </w:pPr>
      <w:bookmarkStart w:id="8" w:name="_Toc490472963"/>
      <w:r w:rsidRPr="00F73ED9">
        <w:t>C1 - Execution Management (existing)</w:t>
      </w:r>
      <w:bookmarkEnd w:id="8"/>
    </w:p>
    <w:p w:rsidR="00B643F3" w:rsidRDefault="00B643F3" w:rsidP="00B643F3"/>
    <w:p w:rsidR="00B643F3" w:rsidRDefault="00B643F3" w:rsidP="00B643F3">
      <w:r>
        <w:t>This report summarises the trip statuses per unique customer, tracking incomplete trips that can be followed up on.  It also measures scheduled and unscheduled orders.</w:t>
      </w:r>
    </w:p>
    <w:p w:rsidR="00B643F3" w:rsidRDefault="00B643F3" w:rsidP="00B643F3"/>
    <w:p w:rsidR="00B643F3" w:rsidRDefault="00B643F3" w:rsidP="00B643F3">
      <w:r>
        <w:t>The criteria for this report includes:</w:t>
      </w:r>
    </w:p>
    <w:p w:rsidR="00B643F3" w:rsidRDefault="00B643F3" w:rsidP="00B643F3">
      <w:pPr>
        <w:pStyle w:val="ListParagraph"/>
        <w:numPr>
          <w:ilvl w:val="0"/>
          <w:numId w:val="14"/>
        </w:numPr>
      </w:pPr>
      <w:r>
        <w:t xml:space="preserve">Only show orders that are </w:t>
      </w:r>
      <w:ins w:id="9" w:author="Ilse Van Zyl" w:date="2016-11-21T14:33:00Z">
        <w:r w:rsidR="00A526DF">
          <w:t>BWLPlanned.</w:t>
        </w:r>
      </w:ins>
    </w:p>
    <w:p w:rsidR="00B643F3" w:rsidRDefault="00B643F3" w:rsidP="00B643F3">
      <w:pPr>
        <w:pStyle w:val="ListParagraph"/>
        <w:numPr>
          <w:ilvl w:val="0"/>
          <w:numId w:val="14"/>
        </w:numPr>
      </w:pPr>
      <w:r>
        <w:t xml:space="preserve">Only show orders that are </w:t>
      </w:r>
      <w:r w:rsidRPr="00601046">
        <w:rPr>
          <w:u w:val="single"/>
        </w:rPr>
        <w:t>not</w:t>
      </w:r>
      <w:r>
        <w:t xml:space="preserve"> Disbanded</w:t>
      </w:r>
    </w:p>
    <w:p w:rsidR="00B643F3" w:rsidRPr="00B643F3" w:rsidRDefault="00B643F3" w:rsidP="00B643F3">
      <w:pPr>
        <w:pStyle w:val="ListParagraph"/>
        <w:numPr>
          <w:ilvl w:val="0"/>
          <w:numId w:val="14"/>
        </w:numPr>
      </w:pPr>
      <w:r w:rsidRPr="001D06F9">
        <w:t>A trip is only indicated as complete once the POD and debrief has been</w:t>
      </w:r>
      <w:r>
        <w:t xml:space="preserve"> successfully</w:t>
      </w:r>
      <w:r w:rsidRPr="001D06F9">
        <w:t xml:space="preserve"> completed.</w:t>
      </w:r>
      <w:r>
        <w:t xml:space="preserve">  Everything else will indicate an incomplete status.</w:t>
      </w:r>
    </w:p>
    <w:p w:rsidR="00B643F3" w:rsidRDefault="00B643F3" w:rsidP="00EB6FE4">
      <w:pPr>
        <w:pStyle w:val="ListParagraph"/>
        <w:numPr>
          <w:ilvl w:val="0"/>
          <w:numId w:val="14"/>
        </w:numPr>
      </w:pPr>
      <w:r>
        <w:t>Only show orders within the date range as specified in the filter criteria FromDate and ToDate on the T0 report screen.</w:t>
      </w:r>
    </w:p>
    <w:p w:rsidR="003C2EFE" w:rsidRDefault="003C2EFE" w:rsidP="00EB6FE4">
      <w:pPr>
        <w:pStyle w:val="ListParagraph"/>
        <w:numPr>
          <w:ilvl w:val="0"/>
          <w:numId w:val="14"/>
        </w:numPr>
      </w:pPr>
      <w:r>
        <w:t>Exclude Archived Trips, Stops and Orders.</w:t>
      </w:r>
    </w:p>
    <w:p w:rsidR="003C2EFE" w:rsidRDefault="003C2EFE" w:rsidP="003C2EFE">
      <w:pPr>
        <w:pStyle w:val="ListParagraph"/>
        <w:numPr>
          <w:ilvl w:val="0"/>
          <w:numId w:val="14"/>
        </w:numPr>
      </w:pPr>
      <w:r>
        <w:t>Include partial deliveries.</w:t>
      </w:r>
    </w:p>
    <w:p w:rsidR="00B643F3" w:rsidRDefault="00B643F3" w:rsidP="00B643F3">
      <w:pPr>
        <w:pStyle w:val="Caption"/>
        <w:keepNext/>
      </w:pPr>
    </w:p>
    <w:p w:rsidR="004B26EE" w:rsidRDefault="004B26EE" w:rsidP="004B26EE">
      <w:pPr>
        <w:pStyle w:val="Caption"/>
        <w:keepNext/>
      </w:pPr>
      <w:r>
        <w:t xml:space="preserve">Table </w:t>
      </w:r>
      <w:r>
        <w:fldChar w:fldCharType="begin"/>
      </w:r>
      <w:r>
        <w:instrText xml:space="preserve"> SEQ Table \* ARABIC </w:instrText>
      </w:r>
      <w:r>
        <w:fldChar w:fldCharType="separate"/>
      </w:r>
      <w:r w:rsidR="00AA5098">
        <w:rPr>
          <w:noProof/>
        </w:rPr>
        <w:t>2</w:t>
      </w:r>
      <w:r>
        <w:fldChar w:fldCharType="end"/>
      </w:r>
      <w:r>
        <w:t xml:space="preserve">: </w:t>
      </w:r>
      <w:r w:rsidRPr="00405B4F">
        <w:t>Execution Management fields</w:t>
      </w:r>
    </w:p>
    <w:tbl>
      <w:tblPr>
        <w:tblStyle w:val="TableGrid"/>
        <w:tblW w:w="5000" w:type="pct"/>
        <w:tblLook w:val="04A0" w:firstRow="1" w:lastRow="0" w:firstColumn="1" w:lastColumn="0" w:noHBand="0" w:noVBand="1"/>
      </w:tblPr>
      <w:tblGrid>
        <w:gridCol w:w="3436"/>
        <w:gridCol w:w="7021"/>
      </w:tblGrid>
      <w:tr w:rsidR="00B643F3" w:rsidTr="00EB6FE4">
        <w:tc>
          <w:tcPr>
            <w:tcW w:w="1643" w:type="pct"/>
            <w:tcBorders>
              <w:top w:val="single" w:sz="4" w:space="0" w:color="auto"/>
              <w:left w:val="single" w:sz="4" w:space="0" w:color="auto"/>
              <w:bottom w:val="single" w:sz="4" w:space="0" w:color="auto"/>
              <w:right w:val="single" w:sz="4" w:space="0" w:color="auto"/>
            </w:tcBorders>
            <w:shd w:val="clear" w:color="auto" w:fill="1F497D" w:themeFill="text2"/>
            <w:hideMark/>
          </w:tcPr>
          <w:p w:rsidR="00B643F3" w:rsidRDefault="00B643F3" w:rsidP="00EB6FE4">
            <w:pPr>
              <w:pStyle w:val="Heading3"/>
              <w:numPr>
                <w:ilvl w:val="0"/>
                <w:numId w:val="0"/>
              </w:numPr>
            </w:pPr>
            <w:r>
              <w:t>BWL Field Name</w:t>
            </w:r>
          </w:p>
        </w:tc>
        <w:tc>
          <w:tcPr>
            <w:tcW w:w="3357" w:type="pct"/>
            <w:tcBorders>
              <w:top w:val="single" w:sz="4" w:space="0" w:color="auto"/>
              <w:left w:val="single" w:sz="4" w:space="0" w:color="auto"/>
              <w:bottom w:val="single" w:sz="4" w:space="0" w:color="auto"/>
              <w:right w:val="single" w:sz="4" w:space="0" w:color="auto"/>
            </w:tcBorders>
            <w:shd w:val="clear" w:color="auto" w:fill="1F497D" w:themeFill="text2"/>
          </w:tcPr>
          <w:p w:rsidR="00B643F3" w:rsidRDefault="00B643F3" w:rsidP="00EB6FE4">
            <w:pPr>
              <w:pStyle w:val="Heading3"/>
              <w:numPr>
                <w:ilvl w:val="0"/>
                <w:numId w:val="0"/>
              </w:numPr>
            </w:pPr>
            <w:r>
              <w:t>BWL Description</w:t>
            </w:r>
          </w:p>
        </w:tc>
      </w:tr>
      <w:tr w:rsidR="00B643F3" w:rsidTr="00B643F3">
        <w:tc>
          <w:tcPr>
            <w:tcW w:w="1643" w:type="pct"/>
            <w:tcBorders>
              <w:top w:val="single" w:sz="4" w:space="0" w:color="auto"/>
              <w:left w:val="single" w:sz="4" w:space="0" w:color="auto"/>
              <w:bottom w:val="single" w:sz="4" w:space="0" w:color="auto"/>
              <w:right w:val="single" w:sz="4" w:space="0" w:color="auto"/>
            </w:tcBorders>
          </w:tcPr>
          <w:p w:rsidR="00B643F3" w:rsidRDefault="00B643F3" w:rsidP="00B643F3">
            <w:r>
              <w:t>Planned trips</w:t>
            </w:r>
          </w:p>
        </w:tc>
        <w:tc>
          <w:tcPr>
            <w:tcW w:w="3357" w:type="pct"/>
            <w:tcBorders>
              <w:top w:val="single" w:sz="4" w:space="0" w:color="auto"/>
              <w:left w:val="single" w:sz="4" w:space="0" w:color="auto"/>
              <w:bottom w:val="single" w:sz="4" w:space="0" w:color="auto"/>
              <w:right w:val="single" w:sz="4" w:space="0" w:color="auto"/>
            </w:tcBorders>
          </w:tcPr>
          <w:p w:rsidR="00B643F3" w:rsidRDefault="005F41C6" w:rsidP="00EB6FE4">
            <w:pPr>
              <w:pStyle w:val="NoSpacing"/>
            </w:pPr>
            <w:r>
              <w:t>Number of system planned trips</w:t>
            </w:r>
          </w:p>
        </w:tc>
      </w:tr>
      <w:tr w:rsidR="00B643F3" w:rsidTr="00B643F3">
        <w:tc>
          <w:tcPr>
            <w:tcW w:w="1643" w:type="pct"/>
            <w:tcBorders>
              <w:top w:val="single" w:sz="4" w:space="0" w:color="auto"/>
              <w:left w:val="single" w:sz="4" w:space="0" w:color="auto"/>
              <w:bottom w:val="single" w:sz="4" w:space="0" w:color="auto"/>
              <w:right w:val="single" w:sz="4" w:space="0" w:color="auto"/>
            </w:tcBorders>
          </w:tcPr>
          <w:p w:rsidR="00B643F3" w:rsidRPr="00356630" w:rsidRDefault="00B643F3" w:rsidP="00B643F3">
            <w:r>
              <w:t>Completed trips</w:t>
            </w:r>
          </w:p>
        </w:tc>
        <w:tc>
          <w:tcPr>
            <w:tcW w:w="3357" w:type="pct"/>
            <w:tcBorders>
              <w:top w:val="single" w:sz="4" w:space="0" w:color="auto"/>
              <w:left w:val="single" w:sz="4" w:space="0" w:color="auto"/>
              <w:bottom w:val="single" w:sz="4" w:space="0" w:color="auto"/>
              <w:right w:val="single" w:sz="4" w:space="0" w:color="auto"/>
            </w:tcBorders>
          </w:tcPr>
          <w:p w:rsidR="00B643F3" w:rsidRDefault="005F41C6" w:rsidP="005F41C6">
            <w:pPr>
              <w:pStyle w:val="NoSpacing"/>
            </w:pPr>
            <w:r>
              <w:t>Number of completed trips</w:t>
            </w:r>
          </w:p>
        </w:tc>
      </w:tr>
      <w:tr w:rsidR="00B643F3" w:rsidTr="00B643F3">
        <w:tc>
          <w:tcPr>
            <w:tcW w:w="1643" w:type="pct"/>
            <w:tcBorders>
              <w:top w:val="single" w:sz="4" w:space="0" w:color="auto"/>
              <w:left w:val="single" w:sz="4" w:space="0" w:color="auto"/>
              <w:bottom w:val="single" w:sz="4" w:space="0" w:color="auto"/>
              <w:right w:val="single" w:sz="4" w:space="0" w:color="auto"/>
            </w:tcBorders>
          </w:tcPr>
          <w:p w:rsidR="00B643F3" w:rsidRDefault="00B643F3" w:rsidP="00B643F3">
            <w:r>
              <w:t>Incomplete trips</w:t>
            </w:r>
          </w:p>
        </w:tc>
        <w:tc>
          <w:tcPr>
            <w:tcW w:w="3357" w:type="pct"/>
            <w:tcBorders>
              <w:top w:val="single" w:sz="4" w:space="0" w:color="auto"/>
              <w:left w:val="single" w:sz="4" w:space="0" w:color="auto"/>
              <w:bottom w:val="single" w:sz="4" w:space="0" w:color="auto"/>
              <w:right w:val="single" w:sz="4" w:space="0" w:color="auto"/>
            </w:tcBorders>
          </w:tcPr>
          <w:p w:rsidR="00B643F3" w:rsidRDefault="005F41C6" w:rsidP="00EB6FE4">
            <w:pPr>
              <w:pStyle w:val="NoSpacing"/>
            </w:pPr>
            <w:r>
              <w:t>Number of incompleted trips</w:t>
            </w:r>
          </w:p>
        </w:tc>
      </w:tr>
      <w:tr w:rsidR="00B643F3" w:rsidTr="00B643F3">
        <w:tc>
          <w:tcPr>
            <w:tcW w:w="1643" w:type="pct"/>
            <w:tcBorders>
              <w:top w:val="single" w:sz="4" w:space="0" w:color="auto"/>
              <w:left w:val="single" w:sz="4" w:space="0" w:color="auto"/>
              <w:bottom w:val="single" w:sz="4" w:space="0" w:color="auto"/>
              <w:right w:val="single" w:sz="4" w:space="0" w:color="auto"/>
            </w:tcBorders>
          </w:tcPr>
          <w:p w:rsidR="00B643F3" w:rsidRDefault="00B643F3" w:rsidP="00B643F3">
            <w:r>
              <w:t>% incomplete trips</w:t>
            </w:r>
          </w:p>
        </w:tc>
        <w:tc>
          <w:tcPr>
            <w:tcW w:w="3357" w:type="pct"/>
            <w:tcBorders>
              <w:top w:val="single" w:sz="4" w:space="0" w:color="auto"/>
              <w:left w:val="single" w:sz="4" w:space="0" w:color="auto"/>
              <w:bottom w:val="single" w:sz="4" w:space="0" w:color="auto"/>
              <w:right w:val="single" w:sz="4" w:space="0" w:color="auto"/>
            </w:tcBorders>
          </w:tcPr>
          <w:p w:rsidR="00B643F3" w:rsidRDefault="005F41C6" w:rsidP="00EB6FE4">
            <w:pPr>
              <w:pStyle w:val="NoSpacing"/>
            </w:pPr>
            <w:r>
              <w:t>% of incompleted trips</w:t>
            </w:r>
          </w:p>
        </w:tc>
      </w:tr>
      <w:tr w:rsidR="005F41C6" w:rsidTr="00B643F3">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Total unscheduled orders</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Total orders using planned transport</w:t>
            </w:r>
          </w:p>
        </w:tc>
      </w:tr>
      <w:tr w:rsidR="005F41C6" w:rsidTr="00B643F3">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Total scheduled orders</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Total orders using couriered transport</w:t>
            </w:r>
          </w:p>
        </w:tc>
      </w:tr>
    </w:tbl>
    <w:p w:rsidR="00F73ED9" w:rsidRDefault="00F73ED9" w:rsidP="00F73ED9"/>
    <w:p w:rsidR="00F73ED9" w:rsidRDefault="00F73ED9" w:rsidP="00F73ED9">
      <w:pPr>
        <w:pStyle w:val="Heading2"/>
      </w:pPr>
      <w:bookmarkStart w:id="10" w:name="_Toc490472964"/>
      <w:r>
        <w:t>C3 – Outstanding Debrief</w:t>
      </w:r>
      <w:bookmarkEnd w:id="10"/>
      <w:r>
        <w:t xml:space="preserve"> </w:t>
      </w:r>
    </w:p>
    <w:p w:rsidR="00EB6FE4" w:rsidRDefault="00EB6FE4" w:rsidP="00EB6FE4">
      <w:r>
        <w:t>The purpose of this extract is to indicate which trips have not been debriefed and cannot proceed to payment release.  This is a rule in MMS.</w:t>
      </w:r>
    </w:p>
    <w:p w:rsidR="00EB6FE4" w:rsidRDefault="00EB6FE4" w:rsidP="00EB6FE4"/>
    <w:p w:rsidR="00EB6FE4" w:rsidRDefault="00EB6FE4" w:rsidP="00EB6FE4">
      <w:r>
        <w:t>The criteria for this report includes:</w:t>
      </w:r>
    </w:p>
    <w:p w:rsidR="00EB6FE4" w:rsidRDefault="00EB6FE4" w:rsidP="00EB6FE4">
      <w:pPr>
        <w:pStyle w:val="ListParagraph"/>
        <w:numPr>
          <w:ilvl w:val="0"/>
          <w:numId w:val="14"/>
        </w:numPr>
      </w:pPr>
      <w:r>
        <w:t xml:space="preserve">Only show orders that </w:t>
      </w:r>
      <w:r w:rsidR="00A526DF">
        <w:t>are BWLPlanned.</w:t>
      </w:r>
    </w:p>
    <w:p w:rsidR="00EB6FE4" w:rsidRDefault="00EB6FE4" w:rsidP="00EB6FE4">
      <w:pPr>
        <w:pStyle w:val="ListParagraph"/>
        <w:numPr>
          <w:ilvl w:val="0"/>
          <w:numId w:val="14"/>
        </w:numPr>
      </w:pPr>
      <w:r>
        <w:t xml:space="preserve">Only show orders that are </w:t>
      </w:r>
      <w:r w:rsidRPr="00601046">
        <w:rPr>
          <w:u w:val="single"/>
        </w:rPr>
        <w:t>not</w:t>
      </w:r>
      <w:r>
        <w:t xml:space="preserve"> Disbanded</w:t>
      </w:r>
    </w:p>
    <w:p w:rsidR="00EB6FE4" w:rsidRDefault="00EB6FE4" w:rsidP="00EB6FE4">
      <w:pPr>
        <w:pStyle w:val="ListParagraph"/>
        <w:numPr>
          <w:ilvl w:val="0"/>
          <w:numId w:val="14"/>
        </w:numPr>
      </w:pPr>
      <w:r>
        <w:t>Only show order lines that have received a GRV status from OWMS GOO State Changes integrations.</w:t>
      </w:r>
    </w:p>
    <w:p w:rsidR="00EB6FE4" w:rsidRDefault="00EB6FE4" w:rsidP="00EB6FE4">
      <w:pPr>
        <w:pStyle w:val="ListParagraph"/>
        <w:numPr>
          <w:ilvl w:val="0"/>
          <w:numId w:val="14"/>
        </w:numPr>
      </w:pPr>
      <w:r>
        <w:t>Only show orders within the date range as specified in the filter criteria FromDate and ToDate on the T0 report screen.</w:t>
      </w:r>
    </w:p>
    <w:p w:rsidR="00313753" w:rsidRDefault="00313753" w:rsidP="00EB6FE4">
      <w:pPr>
        <w:pStyle w:val="ListParagraph"/>
        <w:numPr>
          <w:ilvl w:val="0"/>
          <w:numId w:val="14"/>
        </w:numPr>
      </w:pPr>
      <w:r>
        <w:t>Exclude any orders where Source and destination is the same.</w:t>
      </w:r>
    </w:p>
    <w:p w:rsidR="00EB6FE4" w:rsidRDefault="00EB6FE4" w:rsidP="00EB6FE4">
      <w:pPr>
        <w:pStyle w:val="ListParagraph"/>
        <w:numPr>
          <w:ilvl w:val="0"/>
          <w:numId w:val="14"/>
        </w:numPr>
      </w:pPr>
      <w:r>
        <w:t>Search functionality on this screen will be available to search on Trip Number.</w:t>
      </w:r>
    </w:p>
    <w:p w:rsidR="003C2EFE" w:rsidRDefault="003C2EFE" w:rsidP="003C2EFE">
      <w:pPr>
        <w:pStyle w:val="ListParagraph"/>
        <w:numPr>
          <w:ilvl w:val="0"/>
          <w:numId w:val="14"/>
        </w:numPr>
      </w:pPr>
      <w:r>
        <w:t>Exclude Archived Trips, Stops and Orders.</w:t>
      </w:r>
    </w:p>
    <w:p w:rsidR="003C2EFE" w:rsidRDefault="003C2EFE" w:rsidP="003C2EFE">
      <w:pPr>
        <w:pStyle w:val="ListParagraph"/>
        <w:numPr>
          <w:ilvl w:val="0"/>
          <w:numId w:val="14"/>
        </w:numPr>
      </w:pPr>
      <w:r>
        <w:t>Include partial deliveries.</w:t>
      </w:r>
    </w:p>
    <w:p w:rsidR="003C2EFE" w:rsidRDefault="003C2EFE" w:rsidP="003C2EFE">
      <w:pPr>
        <w:pStyle w:val="ListParagraph"/>
        <w:ind w:left="360"/>
      </w:pPr>
    </w:p>
    <w:p w:rsidR="00EB6FE4" w:rsidRDefault="00EB6FE4" w:rsidP="00EB6FE4"/>
    <w:p w:rsidR="004B26EE" w:rsidRDefault="004B26EE" w:rsidP="004B26EE">
      <w:pPr>
        <w:pStyle w:val="Caption"/>
        <w:keepNext/>
      </w:pPr>
      <w:r>
        <w:t xml:space="preserve">Table </w:t>
      </w:r>
      <w:r>
        <w:fldChar w:fldCharType="begin"/>
      </w:r>
      <w:r>
        <w:instrText xml:space="preserve"> SEQ Table \* ARABIC </w:instrText>
      </w:r>
      <w:r>
        <w:fldChar w:fldCharType="separate"/>
      </w:r>
      <w:r w:rsidR="00AA5098">
        <w:rPr>
          <w:noProof/>
        </w:rPr>
        <w:t>3</w:t>
      </w:r>
      <w:r>
        <w:fldChar w:fldCharType="end"/>
      </w:r>
      <w:r>
        <w:t xml:space="preserve">: </w:t>
      </w:r>
      <w:r w:rsidRPr="001D7271">
        <w:t>Outstanding Debrief fields</w:t>
      </w:r>
    </w:p>
    <w:tbl>
      <w:tblPr>
        <w:tblStyle w:val="TableGrid"/>
        <w:tblW w:w="5000" w:type="pct"/>
        <w:tblLook w:val="04A0" w:firstRow="1" w:lastRow="0" w:firstColumn="1" w:lastColumn="0" w:noHBand="0" w:noVBand="1"/>
      </w:tblPr>
      <w:tblGrid>
        <w:gridCol w:w="3436"/>
        <w:gridCol w:w="7021"/>
      </w:tblGrid>
      <w:tr w:rsidR="00EB6FE4" w:rsidTr="00EB6FE4">
        <w:tc>
          <w:tcPr>
            <w:tcW w:w="1643" w:type="pct"/>
            <w:tcBorders>
              <w:top w:val="single" w:sz="4" w:space="0" w:color="auto"/>
              <w:left w:val="single" w:sz="4" w:space="0" w:color="auto"/>
              <w:bottom w:val="single" w:sz="4" w:space="0" w:color="auto"/>
              <w:right w:val="single" w:sz="4" w:space="0" w:color="auto"/>
            </w:tcBorders>
            <w:shd w:val="clear" w:color="auto" w:fill="1F497D" w:themeFill="text2"/>
            <w:hideMark/>
          </w:tcPr>
          <w:p w:rsidR="00EB6FE4" w:rsidRDefault="00EB6FE4" w:rsidP="00EB6FE4">
            <w:pPr>
              <w:pStyle w:val="Heading3"/>
              <w:numPr>
                <w:ilvl w:val="0"/>
                <w:numId w:val="0"/>
              </w:numPr>
            </w:pPr>
            <w:r>
              <w:t>BWL Field Name</w:t>
            </w:r>
          </w:p>
        </w:tc>
        <w:tc>
          <w:tcPr>
            <w:tcW w:w="3357" w:type="pct"/>
            <w:tcBorders>
              <w:top w:val="single" w:sz="4" w:space="0" w:color="auto"/>
              <w:left w:val="single" w:sz="4" w:space="0" w:color="auto"/>
              <w:bottom w:val="single" w:sz="4" w:space="0" w:color="auto"/>
              <w:right w:val="single" w:sz="4" w:space="0" w:color="auto"/>
            </w:tcBorders>
            <w:shd w:val="clear" w:color="auto" w:fill="1F497D" w:themeFill="text2"/>
          </w:tcPr>
          <w:p w:rsidR="00EB6FE4" w:rsidRDefault="00EB6FE4" w:rsidP="00EB6FE4">
            <w:pPr>
              <w:pStyle w:val="Heading3"/>
              <w:numPr>
                <w:ilvl w:val="0"/>
                <w:numId w:val="0"/>
              </w:numPr>
            </w:pPr>
            <w:r>
              <w:t>BWL Description</w:t>
            </w:r>
          </w:p>
        </w:tc>
      </w:tr>
      <w:tr w:rsidR="00EB6FE4" w:rsidTr="00EB6FE4">
        <w:tc>
          <w:tcPr>
            <w:tcW w:w="1643" w:type="pct"/>
            <w:tcBorders>
              <w:top w:val="single" w:sz="4" w:space="0" w:color="auto"/>
              <w:left w:val="single" w:sz="4" w:space="0" w:color="auto"/>
              <w:bottom w:val="single" w:sz="4" w:space="0" w:color="auto"/>
              <w:right w:val="single" w:sz="4" w:space="0" w:color="auto"/>
            </w:tcBorders>
          </w:tcPr>
          <w:p w:rsidR="00EB6FE4" w:rsidRDefault="00EB6FE4" w:rsidP="00EB6FE4">
            <w:r>
              <w:t>Trip Number</w:t>
            </w:r>
          </w:p>
        </w:tc>
        <w:tc>
          <w:tcPr>
            <w:tcW w:w="3357" w:type="pct"/>
            <w:tcBorders>
              <w:top w:val="single" w:sz="4" w:space="0" w:color="auto"/>
              <w:left w:val="single" w:sz="4" w:space="0" w:color="auto"/>
              <w:bottom w:val="single" w:sz="4" w:space="0" w:color="auto"/>
              <w:right w:val="single" w:sz="4" w:space="0" w:color="auto"/>
            </w:tcBorders>
          </w:tcPr>
          <w:p w:rsidR="00EB6FE4" w:rsidRDefault="005F41C6" w:rsidP="00EB6FE4">
            <w:pPr>
              <w:pStyle w:val="NoSpacing"/>
            </w:pPr>
            <w:r>
              <w:t>Trip Number</w:t>
            </w:r>
          </w:p>
        </w:tc>
      </w:tr>
      <w:tr w:rsidR="00EB6FE4" w:rsidTr="00EB6FE4">
        <w:tc>
          <w:tcPr>
            <w:tcW w:w="1643" w:type="pct"/>
            <w:tcBorders>
              <w:top w:val="single" w:sz="4" w:space="0" w:color="auto"/>
              <w:left w:val="single" w:sz="4" w:space="0" w:color="auto"/>
              <w:bottom w:val="single" w:sz="4" w:space="0" w:color="auto"/>
              <w:right w:val="single" w:sz="4" w:space="0" w:color="auto"/>
            </w:tcBorders>
          </w:tcPr>
          <w:p w:rsidR="00EB6FE4" w:rsidRPr="00356630" w:rsidRDefault="00EB6FE4" w:rsidP="00EB6FE4">
            <w:r>
              <w:t>Trip Status</w:t>
            </w:r>
          </w:p>
        </w:tc>
        <w:tc>
          <w:tcPr>
            <w:tcW w:w="3357" w:type="pct"/>
            <w:tcBorders>
              <w:top w:val="single" w:sz="4" w:space="0" w:color="auto"/>
              <w:left w:val="single" w:sz="4" w:space="0" w:color="auto"/>
              <w:bottom w:val="single" w:sz="4" w:space="0" w:color="auto"/>
              <w:right w:val="single" w:sz="4" w:space="0" w:color="auto"/>
            </w:tcBorders>
          </w:tcPr>
          <w:p w:rsidR="00EB6FE4" w:rsidRDefault="005F41C6" w:rsidP="00EB6FE4">
            <w:pPr>
              <w:pStyle w:val="NoSpacing"/>
            </w:pPr>
            <w:r>
              <w:t>Trip State</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Source Location Code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Order’s  Source Location Code</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Total Trip Ordered Weight</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Total Trip Ordered Weight</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Planned Trip Kilometres</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Planned Trip Kilometres</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Planned Delivery Date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Planned Delivery Date</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Carrier</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Transporter</w:t>
            </w:r>
          </w:p>
        </w:tc>
      </w:tr>
    </w:tbl>
    <w:p w:rsidR="00F73ED9" w:rsidRDefault="00F73ED9" w:rsidP="00B643F3">
      <w:pPr>
        <w:pStyle w:val="Heading2"/>
      </w:pPr>
      <w:bookmarkStart w:id="11" w:name="_Toc490472965"/>
      <w:r>
        <w:t xml:space="preserve">C4 – Outstanding </w:t>
      </w:r>
      <w:r w:rsidR="003C2EFE">
        <w:t xml:space="preserve">Courier </w:t>
      </w:r>
      <w:r>
        <w:t>POD</w:t>
      </w:r>
      <w:bookmarkEnd w:id="11"/>
      <w:r>
        <w:t xml:space="preserve"> </w:t>
      </w:r>
    </w:p>
    <w:p w:rsidR="00EB6FE4" w:rsidRDefault="00EB6FE4" w:rsidP="00EB6FE4">
      <w:r>
        <w:t>The purpose of this extract is to indicate those trips for which Proof of Delivery (called delivery note for this application) feedback has not been comp</w:t>
      </w:r>
      <w:r w:rsidR="00313753">
        <w:t>leted for orders that was transported by either Layisha or RTT.</w:t>
      </w:r>
    </w:p>
    <w:p w:rsidR="00EB6FE4" w:rsidRDefault="00EB6FE4" w:rsidP="00EB6FE4"/>
    <w:p w:rsidR="00EB6FE4" w:rsidRDefault="00EB6FE4" w:rsidP="00EB6FE4">
      <w:r>
        <w:t>The criteria for this report includes:</w:t>
      </w:r>
    </w:p>
    <w:p w:rsidR="00EB6FE4" w:rsidRDefault="00EB6FE4" w:rsidP="00EB6FE4">
      <w:pPr>
        <w:pStyle w:val="ListParagraph"/>
        <w:numPr>
          <w:ilvl w:val="0"/>
          <w:numId w:val="14"/>
        </w:numPr>
      </w:pPr>
      <w:r>
        <w:t xml:space="preserve">Only show order lines that have received a </w:t>
      </w:r>
      <w:r w:rsidR="003C2EFE">
        <w:t>POD</w:t>
      </w:r>
      <w:r>
        <w:t xml:space="preserve"> status from OWMS GOO State Changes integrations.</w:t>
      </w:r>
    </w:p>
    <w:p w:rsidR="00313753" w:rsidRDefault="00313753" w:rsidP="00EB6FE4">
      <w:pPr>
        <w:pStyle w:val="ListParagraph"/>
        <w:numPr>
          <w:ilvl w:val="0"/>
          <w:numId w:val="14"/>
        </w:numPr>
      </w:pPr>
      <w:r>
        <w:t>Show order types:</w:t>
      </w:r>
    </w:p>
    <w:p w:rsidR="003C2EFE" w:rsidRDefault="003C2EFE" w:rsidP="003C2EFE">
      <w:pPr>
        <w:pStyle w:val="ListParagraph"/>
        <w:numPr>
          <w:ilvl w:val="1"/>
          <w:numId w:val="36"/>
        </w:numPr>
      </w:pPr>
      <w:r>
        <w:t>CR_DOP_REP</w:t>
      </w:r>
    </w:p>
    <w:p w:rsidR="003C2EFE" w:rsidRDefault="003C2EFE" w:rsidP="003C2EFE">
      <w:pPr>
        <w:pStyle w:val="ListParagraph"/>
        <w:numPr>
          <w:ilvl w:val="1"/>
          <w:numId w:val="36"/>
        </w:numPr>
      </w:pPr>
      <w:r>
        <w:t>CR_CC_FFU</w:t>
      </w:r>
    </w:p>
    <w:p w:rsidR="003C2EFE" w:rsidRDefault="003C2EFE" w:rsidP="003C2EFE">
      <w:pPr>
        <w:pStyle w:val="ListParagraph"/>
        <w:numPr>
          <w:ilvl w:val="1"/>
          <w:numId w:val="36"/>
        </w:numPr>
      </w:pPr>
      <w:r>
        <w:t>CR_DOP_FFU</w:t>
      </w:r>
    </w:p>
    <w:p w:rsidR="003C2EFE" w:rsidRDefault="003C2EFE" w:rsidP="003C2EFE">
      <w:pPr>
        <w:pStyle w:val="ListParagraph"/>
        <w:numPr>
          <w:ilvl w:val="1"/>
          <w:numId w:val="36"/>
        </w:numPr>
      </w:pPr>
      <w:r>
        <w:t>CR_PROJ_FFU</w:t>
      </w:r>
    </w:p>
    <w:p w:rsidR="003C2EFE" w:rsidRDefault="003C2EFE" w:rsidP="003C2EFE">
      <w:pPr>
        <w:pStyle w:val="ListParagraph"/>
        <w:numPr>
          <w:ilvl w:val="1"/>
          <w:numId w:val="36"/>
        </w:numPr>
      </w:pPr>
      <w:r>
        <w:t>CR_TBI_FFU</w:t>
      </w:r>
    </w:p>
    <w:p w:rsidR="003C2EFE" w:rsidRDefault="003C2EFE" w:rsidP="003C2EFE">
      <w:pPr>
        <w:pStyle w:val="ListParagraph"/>
        <w:numPr>
          <w:ilvl w:val="1"/>
          <w:numId w:val="36"/>
        </w:numPr>
      </w:pPr>
      <w:r>
        <w:t>CRScrap400</w:t>
      </w:r>
    </w:p>
    <w:p w:rsidR="003C2EFE" w:rsidRDefault="003C2EFE" w:rsidP="003C2EFE">
      <w:pPr>
        <w:pStyle w:val="ListParagraph"/>
        <w:numPr>
          <w:ilvl w:val="1"/>
          <w:numId w:val="36"/>
        </w:numPr>
      </w:pPr>
      <w:r>
        <w:t>CRScrapE</w:t>
      </w:r>
    </w:p>
    <w:p w:rsidR="003C2EFE" w:rsidRDefault="003C2EFE" w:rsidP="003C2EFE">
      <w:pPr>
        <w:pStyle w:val="ListParagraph"/>
        <w:numPr>
          <w:ilvl w:val="1"/>
          <w:numId w:val="36"/>
        </w:numPr>
      </w:pPr>
      <w:r>
        <w:t>CDNorm</w:t>
      </w:r>
    </w:p>
    <w:p w:rsidR="003C2EFE" w:rsidRDefault="003C2EFE" w:rsidP="003C2EFE">
      <w:pPr>
        <w:pStyle w:val="ListParagraph"/>
        <w:numPr>
          <w:ilvl w:val="1"/>
          <w:numId w:val="36"/>
        </w:numPr>
      </w:pPr>
      <w:r>
        <w:t>CDPROJ</w:t>
      </w:r>
    </w:p>
    <w:p w:rsidR="003C2EFE" w:rsidRDefault="003C2EFE" w:rsidP="003C2EFE">
      <w:pPr>
        <w:pStyle w:val="ListParagraph"/>
        <w:numPr>
          <w:ilvl w:val="1"/>
          <w:numId w:val="36"/>
        </w:numPr>
      </w:pPr>
      <w:r>
        <w:t>CDSOD</w:t>
      </w:r>
    </w:p>
    <w:p w:rsidR="003C2EFE" w:rsidRDefault="003C2EFE" w:rsidP="003C2EFE">
      <w:pPr>
        <w:pStyle w:val="ListParagraph"/>
        <w:numPr>
          <w:ilvl w:val="1"/>
          <w:numId w:val="36"/>
        </w:numPr>
      </w:pPr>
      <w:r>
        <w:t>CDTBI</w:t>
      </w:r>
    </w:p>
    <w:p w:rsidR="003C2EFE" w:rsidRDefault="003C2EFE" w:rsidP="00D84694">
      <w:pPr>
        <w:pStyle w:val="ListParagraph"/>
        <w:numPr>
          <w:ilvl w:val="1"/>
          <w:numId w:val="36"/>
        </w:numPr>
      </w:pPr>
      <w:r>
        <w:t>SRROSRWAR</w:t>
      </w:r>
    </w:p>
    <w:p w:rsidR="00313753" w:rsidRDefault="00313753" w:rsidP="00EB6FE4">
      <w:pPr>
        <w:pStyle w:val="ListParagraph"/>
        <w:numPr>
          <w:ilvl w:val="0"/>
          <w:numId w:val="14"/>
        </w:numPr>
      </w:pPr>
      <w:r>
        <w:t>Exclude any orders where Source and destination is the same.</w:t>
      </w:r>
    </w:p>
    <w:p w:rsidR="003C2EFE" w:rsidRDefault="003C2EFE" w:rsidP="00EB6FE4">
      <w:pPr>
        <w:pStyle w:val="ListParagraph"/>
        <w:numPr>
          <w:ilvl w:val="0"/>
          <w:numId w:val="14"/>
        </w:numPr>
      </w:pPr>
      <w:r>
        <w:t>All Orders that do not go into planning.</w:t>
      </w:r>
    </w:p>
    <w:p w:rsidR="00EB6FE4" w:rsidRDefault="00EB6FE4" w:rsidP="00EB6FE4">
      <w:pPr>
        <w:pStyle w:val="ListParagraph"/>
        <w:numPr>
          <w:ilvl w:val="0"/>
          <w:numId w:val="14"/>
        </w:numPr>
      </w:pPr>
      <w:r>
        <w:t>Only show orders within the date range as specified in the filter criteria FromDate and ToDate on the report screen.</w:t>
      </w:r>
    </w:p>
    <w:p w:rsidR="00EB6FE4" w:rsidRDefault="00EB6FE4" w:rsidP="00EB6FE4">
      <w:pPr>
        <w:pStyle w:val="ListParagraph"/>
        <w:numPr>
          <w:ilvl w:val="0"/>
          <w:numId w:val="14"/>
        </w:numPr>
      </w:pPr>
      <w:r>
        <w:t xml:space="preserve">Search functionality on this screen will be available to search on </w:t>
      </w:r>
      <w:r w:rsidR="003C2EFE">
        <w:t xml:space="preserve">Order </w:t>
      </w:r>
      <w:r>
        <w:t>Number.</w:t>
      </w:r>
    </w:p>
    <w:p w:rsidR="00EB6FE4" w:rsidRDefault="00EB6FE4" w:rsidP="00EB6FE4"/>
    <w:p w:rsidR="004B26EE" w:rsidRDefault="004B26EE" w:rsidP="004B26EE">
      <w:pPr>
        <w:pStyle w:val="Caption"/>
        <w:keepNext/>
      </w:pPr>
      <w:r>
        <w:t xml:space="preserve">Table </w:t>
      </w:r>
      <w:r>
        <w:fldChar w:fldCharType="begin"/>
      </w:r>
      <w:r>
        <w:instrText xml:space="preserve"> SEQ Table \* ARABIC </w:instrText>
      </w:r>
      <w:r>
        <w:fldChar w:fldCharType="separate"/>
      </w:r>
      <w:r w:rsidR="00AA5098">
        <w:rPr>
          <w:noProof/>
        </w:rPr>
        <w:t>4</w:t>
      </w:r>
      <w:r>
        <w:fldChar w:fldCharType="end"/>
      </w:r>
      <w:r>
        <w:t xml:space="preserve">: </w:t>
      </w:r>
      <w:r w:rsidRPr="00A035A4">
        <w:t>Outstanding POD fields</w:t>
      </w:r>
    </w:p>
    <w:tbl>
      <w:tblPr>
        <w:tblStyle w:val="TableGrid"/>
        <w:tblW w:w="5000" w:type="pct"/>
        <w:tblLook w:val="04A0" w:firstRow="1" w:lastRow="0" w:firstColumn="1" w:lastColumn="0" w:noHBand="0" w:noVBand="1"/>
      </w:tblPr>
      <w:tblGrid>
        <w:gridCol w:w="3436"/>
        <w:gridCol w:w="7021"/>
      </w:tblGrid>
      <w:tr w:rsidR="00EB6FE4" w:rsidTr="00EB6FE4">
        <w:tc>
          <w:tcPr>
            <w:tcW w:w="1643" w:type="pct"/>
            <w:tcBorders>
              <w:top w:val="single" w:sz="4" w:space="0" w:color="auto"/>
              <w:left w:val="single" w:sz="4" w:space="0" w:color="auto"/>
              <w:bottom w:val="single" w:sz="4" w:space="0" w:color="auto"/>
              <w:right w:val="single" w:sz="4" w:space="0" w:color="auto"/>
            </w:tcBorders>
            <w:shd w:val="clear" w:color="auto" w:fill="1F497D" w:themeFill="text2"/>
            <w:hideMark/>
          </w:tcPr>
          <w:p w:rsidR="00EB6FE4" w:rsidRDefault="00EB6FE4" w:rsidP="00EB6FE4">
            <w:pPr>
              <w:pStyle w:val="Heading3"/>
              <w:numPr>
                <w:ilvl w:val="0"/>
                <w:numId w:val="0"/>
              </w:numPr>
            </w:pPr>
            <w:r>
              <w:t>BWL Field Name</w:t>
            </w:r>
          </w:p>
        </w:tc>
        <w:tc>
          <w:tcPr>
            <w:tcW w:w="3357" w:type="pct"/>
            <w:tcBorders>
              <w:top w:val="single" w:sz="4" w:space="0" w:color="auto"/>
              <w:left w:val="single" w:sz="4" w:space="0" w:color="auto"/>
              <w:bottom w:val="single" w:sz="4" w:space="0" w:color="auto"/>
              <w:right w:val="single" w:sz="4" w:space="0" w:color="auto"/>
            </w:tcBorders>
            <w:shd w:val="clear" w:color="auto" w:fill="1F497D" w:themeFill="text2"/>
          </w:tcPr>
          <w:p w:rsidR="00EB6FE4" w:rsidRDefault="00EB6FE4" w:rsidP="00EB6FE4">
            <w:pPr>
              <w:pStyle w:val="Heading3"/>
              <w:numPr>
                <w:ilvl w:val="0"/>
                <w:numId w:val="0"/>
              </w:numPr>
            </w:pPr>
            <w:r>
              <w:t>BWL Description</w:t>
            </w:r>
          </w:p>
        </w:tc>
      </w:tr>
      <w:tr w:rsidR="00EB6FE4" w:rsidTr="00EB6FE4">
        <w:tc>
          <w:tcPr>
            <w:tcW w:w="1643" w:type="pct"/>
            <w:tcBorders>
              <w:top w:val="single" w:sz="4" w:space="0" w:color="auto"/>
              <w:left w:val="single" w:sz="4" w:space="0" w:color="auto"/>
              <w:bottom w:val="single" w:sz="4" w:space="0" w:color="auto"/>
              <w:right w:val="single" w:sz="4" w:space="0" w:color="auto"/>
            </w:tcBorders>
          </w:tcPr>
          <w:p w:rsidR="00EB6FE4" w:rsidRDefault="00EB6FE4" w:rsidP="00EB6FE4">
            <w:r>
              <w:t>Order Number</w:t>
            </w:r>
          </w:p>
        </w:tc>
        <w:tc>
          <w:tcPr>
            <w:tcW w:w="3357" w:type="pct"/>
            <w:tcBorders>
              <w:top w:val="single" w:sz="4" w:space="0" w:color="auto"/>
              <w:left w:val="single" w:sz="4" w:space="0" w:color="auto"/>
              <w:bottom w:val="single" w:sz="4" w:space="0" w:color="auto"/>
              <w:right w:val="single" w:sz="4" w:space="0" w:color="auto"/>
            </w:tcBorders>
          </w:tcPr>
          <w:p w:rsidR="00EB6FE4" w:rsidRDefault="005F41C6" w:rsidP="00EB6FE4">
            <w:pPr>
              <w:pStyle w:val="NoSpacing"/>
            </w:pPr>
            <w:r>
              <w:t>MMS Order Number</w:t>
            </w:r>
          </w:p>
        </w:tc>
      </w:tr>
      <w:tr w:rsidR="00EB6FE4" w:rsidTr="00EB6FE4">
        <w:tc>
          <w:tcPr>
            <w:tcW w:w="1643" w:type="pct"/>
            <w:tcBorders>
              <w:top w:val="single" w:sz="4" w:space="0" w:color="auto"/>
              <w:left w:val="single" w:sz="4" w:space="0" w:color="auto"/>
              <w:bottom w:val="single" w:sz="4" w:space="0" w:color="auto"/>
              <w:right w:val="single" w:sz="4" w:space="0" w:color="auto"/>
            </w:tcBorders>
          </w:tcPr>
          <w:p w:rsidR="00EB6FE4" w:rsidRDefault="00EB6FE4" w:rsidP="00EB6FE4">
            <w:r>
              <w:t>Order Type</w:t>
            </w:r>
          </w:p>
        </w:tc>
        <w:tc>
          <w:tcPr>
            <w:tcW w:w="3357" w:type="pct"/>
            <w:tcBorders>
              <w:top w:val="single" w:sz="4" w:space="0" w:color="auto"/>
              <w:left w:val="single" w:sz="4" w:space="0" w:color="auto"/>
              <w:bottom w:val="single" w:sz="4" w:space="0" w:color="auto"/>
              <w:right w:val="single" w:sz="4" w:space="0" w:color="auto"/>
            </w:tcBorders>
          </w:tcPr>
          <w:p w:rsidR="00EB6FE4" w:rsidRDefault="00DE3700" w:rsidP="00EB6FE4">
            <w:pPr>
              <w:pStyle w:val="NoSpacing"/>
            </w:pPr>
            <w:r>
              <w:t>Client Transaction Type</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Trip Number</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Trip Number</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Source Location Code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Order’s  Source Location Code</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Source Location Name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Order’s  Source Location Name</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Destination Name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Order’s  Destination Name</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Total Ordered Weight</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Order’s  Line Weight</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Total Ordered Volume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Order’s  Line Volume</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Planned Delivery Date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Order’s  Planned delivery date</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Carrier</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Transporter</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Is BWL Planning</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Did this order go into MMS planning</w:t>
            </w:r>
          </w:p>
        </w:tc>
      </w:tr>
      <w:tr w:rsidR="005F41C6" w:rsidTr="00EB6FE4">
        <w:tc>
          <w:tcPr>
            <w:tcW w:w="1643" w:type="pct"/>
            <w:tcBorders>
              <w:top w:val="single" w:sz="4" w:space="0" w:color="auto"/>
              <w:left w:val="single" w:sz="4" w:space="0" w:color="auto"/>
              <w:bottom w:val="single" w:sz="4" w:space="0" w:color="auto"/>
              <w:right w:val="single" w:sz="4" w:space="0" w:color="auto"/>
            </w:tcBorders>
          </w:tcPr>
          <w:p w:rsidR="005F41C6" w:rsidRDefault="005F41C6" w:rsidP="005F41C6">
            <w:r>
              <w:t>Order Status</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5F41C6">
            <w:pPr>
              <w:pStyle w:val="NoSpacing"/>
            </w:pPr>
            <w:r>
              <w:t>Order state</w:t>
            </w:r>
          </w:p>
        </w:tc>
      </w:tr>
    </w:tbl>
    <w:p w:rsidR="00EB6FE4" w:rsidRDefault="00EB6FE4" w:rsidP="00EB6FE4"/>
    <w:p w:rsidR="003C2EFE" w:rsidRDefault="003C2EFE" w:rsidP="003C2EFE">
      <w:pPr>
        <w:pStyle w:val="Heading2"/>
      </w:pPr>
      <w:bookmarkStart w:id="12" w:name="_Toc490472966"/>
      <w:r>
        <w:t>– Outstanding Planned Transport POD</w:t>
      </w:r>
      <w:bookmarkEnd w:id="12"/>
      <w:r>
        <w:t xml:space="preserve"> </w:t>
      </w:r>
    </w:p>
    <w:p w:rsidR="003C2EFE" w:rsidRDefault="003C2EFE" w:rsidP="003C2EFE">
      <w:r>
        <w:t>The purpose of this extract is to indicate those trips for which Proof of Delivery (called delivery note for this application) feedback has not been completed for orders that was transported by either Layisha or RTT.</w:t>
      </w:r>
    </w:p>
    <w:p w:rsidR="003C2EFE" w:rsidRDefault="003C2EFE" w:rsidP="003C2EFE"/>
    <w:p w:rsidR="003C2EFE" w:rsidRDefault="003C2EFE" w:rsidP="003C2EFE">
      <w:r>
        <w:t>The criteria for this report includes:</w:t>
      </w:r>
    </w:p>
    <w:p w:rsidR="003C2EFE" w:rsidRDefault="003C2EFE" w:rsidP="003C2EFE">
      <w:pPr>
        <w:pStyle w:val="ListParagraph"/>
        <w:numPr>
          <w:ilvl w:val="0"/>
          <w:numId w:val="14"/>
        </w:numPr>
      </w:pPr>
      <w:r>
        <w:t>Only show orders that are BWLPlanned.</w:t>
      </w:r>
    </w:p>
    <w:p w:rsidR="003C2EFE" w:rsidRDefault="003C2EFE" w:rsidP="003C2EFE">
      <w:pPr>
        <w:pStyle w:val="ListParagraph"/>
        <w:numPr>
          <w:ilvl w:val="0"/>
          <w:numId w:val="14"/>
        </w:numPr>
      </w:pPr>
      <w:r>
        <w:t>Only show order lines that have received a POD status from OWMS GOO State Changes integrations.</w:t>
      </w:r>
    </w:p>
    <w:p w:rsidR="003C2EFE" w:rsidRDefault="003C2EFE" w:rsidP="003C2EFE">
      <w:pPr>
        <w:pStyle w:val="ListParagraph"/>
        <w:numPr>
          <w:ilvl w:val="0"/>
          <w:numId w:val="14"/>
        </w:numPr>
      </w:pPr>
      <w:r>
        <w:t>Show order types:</w:t>
      </w:r>
    </w:p>
    <w:p w:rsidR="003C2EFE" w:rsidRDefault="003C2EFE" w:rsidP="003C2EFE">
      <w:pPr>
        <w:pStyle w:val="ListParagraph"/>
        <w:numPr>
          <w:ilvl w:val="0"/>
          <w:numId w:val="14"/>
        </w:numPr>
      </w:pPr>
      <w:r>
        <w:t>Exclude any orders where Source and destination is the same.</w:t>
      </w:r>
    </w:p>
    <w:p w:rsidR="003C2EFE" w:rsidRDefault="003C2EFE" w:rsidP="003C2EFE">
      <w:pPr>
        <w:pStyle w:val="ListParagraph"/>
        <w:numPr>
          <w:ilvl w:val="0"/>
          <w:numId w:val="14"/>
        </w:numPr>
      </w:pPr>
      <w:r>
        <w:t>Only show orders within the date range as specified in the filter criteria FromDate and ToDate on the report screen.</w:t>
      </w:r>
    </w:p>
    <w:p w:rsidR="003C2EFE" w:rsidRDefault="003C2EFE" w:rsidP="003C2EFE">
      <w:pPr>
        <w:pStyle w:val="ListParagraph"/>
        <w:numPr>
          <w:ilvl w:val="0"/>
          <w:numId w:val="14"/>
        </w:numPr>
      </w:pPr>
      <w:r>
        <w:t>Search functionality on this screen will be available to search on Trip Number.</w:t>
      </w:r>
    </w:p>
    <w:p w:rsidR="003C2EFE" w:rsidRDefault="003C2EFE" w:rsidP="003C2EFE"/>
    <w:p w:rsidR="003C2EFE" w:rsidRDefault="003C2EFE" w:rsidP="003C2EFE">
      <w:pPr>
        <w:pStyle w:val="Caption"/>
        <w:keepNext/>
      </w:pPr>
      <w:r>
        <w:t xml:space="preserve">Table </w:t>
      </w:r>
      <w:r>
        <w:fldChar w:fldCharType="begin"/>
      </w:r>
      <w:r>
        <w:instrText xml:space="preserve"> SEQ Table \* ARABIC </w:instrText>
      </w:r>
      <w:r>
        <w:fldChar w:fldCharType="separate"/>
      </w:r>
      <w:r w:rsidR="00AA5098">
        <w:rPr>
          <w:noProof/>
        </w:rPr>
        <w:t>5</w:t>
      </w:r>
      <w:r>
        <w:fldChar w:fldCharType="end"/>
      </w:r>
      <w:r>
        <w:t xml:space="preserve">: </w:t>
      </w:r>
      <w:r w:rsidRPr="00A035A4">
        <w:t>Outstanding POD fields</w:t>
      </w:r>
    </w:p>
    <w:tbl>
      <w:tblPr>
        <w:tblStyle w:val="TableGrid"/>
        <w:tblW w:w="5000" w:type="pct"/>
        <w:tblLook w:val="04A0" w:firstRow="1" w:lastRow="0" w:firstColumn="1" w:lastColumn="0" w:noHBand="0" w:noVBand="1"/>
      </w:tblPr>
      <w:tblGrid>
        <w:gridCol w:w="3436"/>
        <w:gridCol w:w="7021"/>
      </w:tblGrid>
      <w:tr w:rsidR="003C2EFE" w:rsidTr="00236F4A">
        <w:tc>
          <w:tcPr>
            <w:tcW w:w="1643" w:type="pct"/>
            <w:tcBorders>
              <w:top w:val="single" w:sz="4" w:space="0" w:color="auto"/>
              <w:left w:val="single" w:sz="4" w:space="0" w:color="auto"/>
              <w:bottom w:val="single" w:sz="4" w:space="0" w:color="auto"/>
              <w:right w:val="single" w:sz="4" w:space="0" w:color="auto"/>
            </w:tcBorders>
            <w:shd w:val="clear" w:color="auto" w:fill="1F497D" w:themeFill="text2"/>
            <w:hideMark/>
          </w:tcPr>
          <w:p w:rsidR="003C2EFE" w:rsidRDefault="003C2EFE" w:rsidP="00236F4A">
            <w:pPr>
              <w:pStyle w:val="Heading3"/>
              <w:numPr>
                <w:ilvl w:val="0"/>
                <w:numId w:val="0"/>
              </w:numPr>
            </w:pPr>
            <w:r>
              <w:t>BWL Field Name</w:t>
            </w:r>
          </w:p>
        </w:tc>
        <w:tc>
          <w:tcPr>
            <w:tcW w:w="3357" w:type="pct"/>
            <w:tcBorders>
              <w:top w:val="single" w:sz="4" w:space="0" w:color="auto"/>
              <w:left w:val="single" w:sz="4" w:space="0" w:color="auto"/>
              <w:bottom w:val="single" w:sz="4" w:space="0" w:color="auto"/>
              <w:right w:val="single" w:sz="4" w:space="0" w:color="auto"/>
            </w:tcBorders>
            <w:shd w:val="clear" w:color="auto" w:fill="1F497D" w:themeFill="text2"/>
          </w:tcPr>
          <w:p w:rsidR="003C2EFE" w:rsidRDefault="003C2EFE" w:rsidP="00236F4A">
            <w:pPr>
              <w:pStyle w:val="Heading3"/>
              <w:numPr>
                <w:ilvl w:val="0"/>
                <w:numId w:val="0"/>
              </w:numPr>
            </w:pPr>
            <w:r>
              <w:t>BWL Description</w:t>
            </w:r>
          </w:p>
        </w:tc>
      </w:tr>
      <w:tr w:rsidR="003C2EFE" w:rsidTr="00236F4A">
        <w:tc>
          <w:tcPr>
            <w:tcW w:w="1643" w:type="pct"/>
            <w:tcBorders>
              <w:top w:val="single" w:sz="4" w:space="0" w:color="auto"/>
              <w:left w:val="single" w:sz="4" w:space="0" w:color="auto"/>
              <w:bottom w:val="single" w:sz="4" w:space="0" w:color="auto"/>
              <w:right w:val="single" w:sz="4" w:space="0" w:color="auto"/>
            </w:tcBorders>
          </w:tcPr>
          <w:p w:rsidR="003C2EFE" w:rsidRDefault="003C2EFE" w:rsidP="0013591A">
            <w:r>
              <w:t>Order Number</w:t>
            </w:r>
          </w:p>
        </w:tc>
        <w:tc>
          <w:tcPr>
            <w:tcW w:w="3357" w:type="pct"/>
            <w:tcBorders>
              <w:top w:val="single" w:sz="4" w:space="0" w:color="auto"/>
              <w:left w:val="single" w:sz="4" w:space="0" w:color="auto"/>
              <w:bottom w:val="single" w:sz="4" w:space="0" w:color="auto"/>
              <w:right w:val="single" w:sz="4" w:space="0" w:color="auto"/>
            </w:tcBorders>
          </w:tcPr>
          <w:p w:rsidR="003C2EFE" w:rsidRDefault="005F41C6" w:rsidP="0013591A">
            <w:r>
              <w:t>MMS Order Number</w:t>
            </w:r>
          </w:p>
        </w:tc>
      </w:tr>
      <w:tr w:rsidR="003C2EFE" w:rsidTr="00236F4A">
        <w:tc>
          <w:tcPr>
            <w:tcW w:w="1643" w:type="pct"/>
            <w:tcBorders>
              <w:top w:val="single" w:sz="4" w:space="0" w:color="auto"/>
              <w:left w:val="single" w:sz="4" w:space="0" w:color="auto"/>
              <w:bottom w:val="single" w:sz="4" w:space="0" w:color="auto"/>
              <w:right w:val="single" w:sz="4" w:space="0" w:color="auto"/>
            </w:tcBorders>
          </w:tcPr>
          <w:p w:rsidR="003C2EFE" w:rsidRPr="00356630" w:rsidRDefault="003C2EFE" w:rsidP="0013591A">
            <w:r>
              <w:t>Transport Order Number</w:t>
            </w:r>
          </w:p>
        </w:tc>
        <w:tc>
          <w:tcPr>
            <w:tcW w:w="3357" w:type="pct"/>
            <w:tcBorders>
              <w:top w:val="single" w:sz="4" w:space="0" w:color="auto"/>
              <w:left w:val="single" w:sz="4" w:space="0" w:color="auto"/>
              <w:bottom w:val="single" w:sz="4" w:space="0" w:color="auto"/>
              <w:right w:val="single" w:sz="4" w:space="0" w:color="auto"/>
            </w:tcBorders>
          </w:tcPr>
          <w:p w:rsidR="003C2EFE" w:rsidRDefault="005F41C6" w:rsidP="0013591A">
            <w:r>
              <w:t>MMS Stop Number</w:t>
            </w:r>
          </w:p>
        </w:tc>
      </w:tr>
      <w:tr w:rsidR="003C2EFE" w:rsidTr="00236F4A">
        <w:tc>
          <w:tcPr>
            <w:tcW w:w="1643" w:type="pct"/>
            <w:tcBorders>
              <w:top w:val="single" w:sz="4" w:space="0" w:color="auto"/>
              <w:left w:val="single" w:sz="4" w:space="0" w:color="auto"/>
              <w:bottom w:val="single" w:sz="4" w:space="0" w:color="auto"/>
              <w:right w:val="single" w:sz="4" w:space="0" w:color="auto"/>
            </w:tcBorders>
          </w:tcPr>
          <w:p w:rsidR="003C2EFE" w:rsidRDefault="003C2EFE" w:rsidP="0013591A">
            <w:r>
              <w:t>Order Type</w:t>
            </w:r>
          </w:p>
        </w:tc>
        <w:tc>
          <w:tcPr>
            <w:tcW w:w="3357" w:type="pct"/>
            <w:tcBorders>
              <w:top w:val="single" w:sz="4" w:space="0" w:color="auto"/>
              <w:left w:val="single" w:sz="4" w:space="0" w:color="auto"/>
              <w:bottom w:val="single" w:sz="4" w:space="0" w:color="auto"/>
              <w:right w:val="single" w:sz="4" w:space="0" w:color="auto"/>
            </w:tcBorders>
          </w:tcPr>
          <w:p w:rsidR="003C2EFE" w:rsidRDefault="003C2EFE" w:rsidP="0013591A">
            <w:r>
              <w:t>Client Transaction Type</w:t>
            </w:r>
          </w:p>
        </w:tc>
      </w:tr>
      <w:tr w:rsidR="003C2EFE" w:rsidTr="00236F4A">
        <w:tc>
          <w:tcPr>
            <w:tcW w:w="1643" w:type="pct"/>
            <w:tcBorders>
              <w:top w:val="single" w:sz="4" w:space="0" w:color="auto"/>
              <w:left w:val="single" w:sz="4" w:space="0" w:color="auto"/>
              <w:bottom w:val="single" w:sz="4" w:space="0" w:color="auto"/>
              <w:right w:val="single" w:sz="4" w:space="0" w:color="auto"/>
            </w:tcBorders>
          </w:tcPr>
          <w:p w:rsidR="003C2EFE" w:rsidRDefault="003C2EFE" w:rsidP="0013591A">
            <w:r>
              <w:t>Trip Number</w:t>
            </w:r>
          </w:p>
        </w:tc>
        <w:tc>
          <w:tcPr>
            <w:tcW w:w="3357" w:type="pct"/>
            <w:tcBorders>
              <w:top w:val="single" w:sz="4" w:space="0" w:color="auto"/>
              <w:left w:val="single" w:sz="4" w:space="0" w:color="auto"/>
              <w:bottom w:val="single" w:sz="4" w:space="0" w:color="auto"/>
              <w:right w:val="single" w:sz="4" w:space="0" w:color="auto"/>
            </w:tcBorders>
          </w:tcPr>
          <w:p w:rsidR="003C2EFE" w:rsidRDefault="005F41C6" w:rsidP="0013591A">
            <w:r>
              <w:t>Trip Number</w:t>
            </w:r>
          </w:p>
        </w:tc>
      </w:tr>
      <w:tr w:rsidR="005F41C6" w:rsidTr="00236F4A">
        <w:tc>
          <w:tcPr>
            <w:tcW w:w="1643" w:type="pct"/>
            <w:tcBorders>
              <w:top w:val="single" w:sz="4" w:space="0" w:color="auto"/>
              <w:left w:val="single" w:sz="4" w:space="0" w:color="auto"/>
              <w:bottom w:val="single" w:sz="4" w:space="0" w:color="auto"/>
              <w:right w:val="single" w:sz="4" w:space="0" w:color="auto"/>
            </w:tcBorders>
          </w:tcPr>
          <w:p w:rsidR="005F41C6" w:rsidRDefault="005F41C6" w:rsidP="0013591A">
            <w:r>
              <w:t>Source Location Code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13591A">
            <w:r>
              <w:t>Order’s  Source Location Code</w:t>
            </w:r>
          </w:p>
        </w:tc>
      </w:tr>
      <w:tr w:rsidR="005F41C6" w:rsidTr="00236F4A">
        <w:tc>
          <w:tcPr>
            <w:tcW w:w="1643" w:type="pct"/>
            <w:tcBorders>
              <w:top w:val="single" w:sz="4" w:space="0" w:color="auto"/>
              <w:left w:val="single" w:sz="4" w:space="0" w:color="auto"/>
              <w:bottom w:val="single" w:sz="4" w:space="0" w:color="auto"/>
              <w:right w:val="single" w:sz="4" w:space="0" w:color="auto"/>
            </w:tcBorders>
          </w:tcPr>
          <w:p w:rsidR="005F41C6" w:rsidRDefault="005F41C6" w:rsidP="0013591A">
            <w:r>
              <w:t>Source Location Name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13591A">
            <w:r>
              <w:t>Order’s  Source Location Name</w:t>
            </w:r>
          </w:p>
        </w:tc>
      </w:tr>
      <w:tr w:rsidR="005F41C6" w:rsidTr="00236F4A">
        <w:tc>
          <w:tcPr>
            <w:tcW w:w="1643" w:type="pct"/>
            <w:tcBorders>
              <w:top w:val="single" w:sz="4" w:space="0" w:color="auto"/>
              <w:left w:val="single" w:sz="4" w:space="0" w:color="auto"/>
              <w:bottom w:val="single" w:sz="4" w:space="0" w:color="auto"/>
              <w:right w:val="single" w:sz="4" w:space="0" w:color="auto"/>
            </w:tcBorders>
          </w:tcPr>
          <w:p w:rsidR="005F41C6" w:rsidRDefault="005F41C6" w:rsidP="0013591A">
            <w:r>
              <w:t>Destination Name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13591A">
            <w:r>
              <w:t>Order’s  Destination Name</w:t>
            </w:r>
          </w:p>
        </w:tc>
      </w:tr>
      <w:tr w:rsidR="005F41C6" w:rsidTr="00236F4A">
        <w:tc>
          <w:tcPr>
            <w:tcW w:w="1643" w:type="pct"/>
            <w:tcBorders>
              <w:top w:val="single" w:sz="4" w:space="0" w:color="auto"/>
              <w:left w:val="single" w:sz="4" w:space="0" w:color="auto"/>
              <w:bottom w:val="single" w:sz="4" w:space="0" w:color="auto"/>
              <w:right w:val="single" w:sz="4" w:space="0" w:color="auto"/>
            </w:tcBorders>
          </w:tcPr>
          <w:p w:rsidR="005F41C6" w:rsidRDefault="005F41C6" w:rsidP="0013591A">
            <w:r>
              <w:t>Total Ordered Weight</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13591A">
            <w:r>
              <w:t>Line Weight</w:t>
            </w:r>
          </w:p>
        </w:tc>
      </w:tr>
      <w:tr w:rsidR="005F41C6" w:rsidTr="00236F4A">
        <w:tc>
          <w:tcPr>
            <w:tcW w:w="1643" w:type="pct"/>
            <w:tcBorders>
              <w:top w:val="single" w:sz="4" w:space="0" w:color="auto"/>
              <w:left w:val="single" w:sz="4" w:space="0" w:color="auto"/>
              <w:bottom w:val="single" w:sz="4" w:space="0" w:color="auto"/>
              <w:right w:val="single" w:sz="4" w:space="0" w:color="auto"/>
            </w:tcBorders>
          </w:tcPr>
          <w:p w:rsidR="005F41C6" w:rsidRDefault="005F41C6" w:rsidP="0013591A">
            <w:r>
              <w:t>Total Ordered Volume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13591A">
            <w:r>
              <w:t>Line Volume</w:t>
            </w:r>
          </w:p>
        </w:tc>
      </w:tr>
      <w:tr w:rsidR="005F41C6" w:rsidTr="00236F4A">
        <w:tc>
          <w:tcPr>
            <w:tcW w:w="1643" w:type="pct"/>
            <w:tcBorders>
              <w:top w:val="single" w:sz="4" w:space="0" w:color="auto"/>
              <w:left w:val="single" w:sz="4" w:space="0" w:color="auto"/>
              <w:bottom w:val="single" w:sz="4" w:space="0" w:color="auto"/>
              <w:right w:val="single" w:sz="4" w:space="0" w:color="auto"/>
            </w:tcBorders>
          </w:tcPr>
          <w:p w:rsidR="005F41C6" w:rsidRDefault="005F41C6" w:rsidP="0013591A">
            <w:r>
              <w:t>Planned Delivery Date</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13591A">
            <w:r>
              <w:t>Order’s  Planned delivery date</w:t>
            </w:r>
          </w:p>
        </w:tc>
      </w:tr>
      <w:tr w:rsidR="005F41C6" w:rsidTr="00236F4A">
        <w:tc>
          <w:tcPr>
            <w:tcW w:w="1643" w:type="pct"/>
            <w:tcBorders>
              <w:top w:val="single" w:sz="4" w:space="0" w:color="auto"/>
              <w:left w:val="single" w:sz="4" w:space="0" w:color="auto"/>
              <w:bottom w:val="single" w:sz="4" w:space="0" w:color="auto"/>
              <w:right w:val="single" w:sz="4" w:space="0" w:color="auto"/>
            </w:tcBorders>
          </w:tcPr>
          <w:p w:rsidR="005F41C6" w:rsidRDefault="005F41C6" w:rsidP="0013591A">
            <w:r>
              <w:t>Carrier</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13591A">
            <w:r>
              <w:t>Transporter</w:t>
            </w:r>
          </w:p>
        </w:tc>
      </w:tr>
      <w:tr w:rsidR="005F41C6" w:rsidTr="00236F4A">
        <w:tc>
          <w:tcPr>
            <w:tcW w:w="1643" w:type="pct"/>
            <w:tcBorders>
              <w:top w:val="single" w:sz="4" w:space="0" w:color="auto"/>
              <w:left w:val="single" w:sz="4" w:space="0" w:color="auto"/>
              <w:bottom w:val="single" w:sz="4" w:space="0" w:color="auto"/>
              <w:right w:val="single" w:sz="4" w:space="0" w:color="auto"/>
            </w:tcBorders>
          </w:tcPr>
          <w:p w:rsidR="005F41C6" w:rsidRDefault="005F41C6" w:rsidP="0013591A">
            <w:r>
              <w:t>Is BWL Planning</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13591A">
            <w:r>
              <w:t>Did this order go into MMS planning</w:t>
            </w:r>
          </w:p>
        </w:tc>
      </w:tr>
      <w:tr w:rsidR="005F41C6" w:rsidTr="00236F4A">
        <w:tc>
          <w:tcPr>
            <w:tcW w:w="1643" w:type="pct"/>
            <w:tcBorders>
              <w:top w:val="single" w:sz="4" w:space="0" w:color="auto"/>
              <w:left w:val="single" w:sz="4" w:space="0" w:color="auto"/>
              <w:bottom w:val="single" w:sz="4" w:space="0" w:color="auto"/>
              <w:right w:val="single" w:sz="4" w:space="0" w:color="auto"/>
            </w:tcBorders>
          </w:tcPr>
          <w:p w:rsidR="005F41C6" w:rsidRDefault="005F41C6" w:rsidP="0013591A">
            <w:r>
              <w:t>Order Status</w:t>
            </w:r>
          </w:p>
        </w:tc>
        <w:tc>
          <w:tcPr>
            <w:tcW w:w="3357" w:type="pct"/>
            <w:tcBorders>
              <w:top w:val="single" w:sz="4" w:space="0" w:color="auto"/>
              <w:left w:val="single" w:sz="4" w:space="0" w:color="auto"/>
              <w:bottom w:val="single" w:sz="4" w:space="0" w:color="auto"/>
              <w:right w:val="single" w:sz="4" w:space="0" w:color="auto"/>
            </w:tcBorders>
          </w:tcPr>
          <w:p w:rsidR="005F41C6" w:rsidRDefault="005F41C6" w:rsidP="0013591A">
            <w:r>
              <w:t>Order state</w:t>
            </w:r>
          </w:p>
        </w:tc>
      </w:tr>
    </w:tbl>
    <w:p w:rsidR="003C2EFE" w:rsidRDefault="003C2EFE" w:rsidP="003C2EFE"/>
    <w:p w:rsidR="00B643F3" w:rsidRDefault="00313753" w:rsidP="00B643F3">
      <w:pPr>
        <w:pStyle w:val="Heading2"/>
      </w:pPr>
      <w:bookmarkStart w:id="13" w:name="_Toc490472967"/>
      <w:r>
        <w:t>Active Rates</w:t>
      </w:r>
      <w:bookmarkEnd w:id="13"/>
    </w:p>
    <w:p w:rsidR="00313753" w:rsidRDefault="00313753" w:rsidP="00313753"/>
    <w:p w:rsidR="00313753" w:rsidRDefault="00313753" w:rsidP="00313753">
      <w:r>
        <w:t xml:space="preserve">Displays active rates at any given stage.  </w:t>
      </w:r>
    </w:p>
    <w:p w:rsidR="004B26EE" w:rsidRDefault="004B26EE" w:rsidP="00F73ED9"/>
    <w:p w:rsidR="004B26EE" w:rsidRDefault="004B26EE" w:rsidP="004B26EE">
      <w:pPr>
        <w:pStyle w:val="Caption"/>
        <w:keepNext/>
      </w:pPr>
      <w:r>
        <w:t xml:space="preserve">Table </w:t>
      </w:r>
      <w:r>
        <w:fldChar w:fldCharType="begin"/>
      </w:r>
      <w:r>
        <w:instrText xml:space="preserve"> SEQ Table \* ARABIC </w:instrText>
      </w:r>
      <w:r>
        <w:fldChar w:fldCharType="separate"/>
      </w:r>
      <w:r w:rsidR="00AA5098">
        <w:rPr>
          <w:noProof/>
        </w:rPr>
        <w:t>6</w:t>
      </w:r>
      <w:r>
        <w:fldChar w:fldCharType="end"/>
      </w:r>
      <w:r>
        <w:t xml:space="preserve">: </w:t>
      </w:r>
      <w:r w:rsidRPr="00F42950">
        <w:t>Active Rates fields</w:t>
      </w:r>
    </w:p>
    <w:tbl>
      <w:tblPr>
        <w:tblStyle w:val="TableGrid"/>
        <w:tblW w:w="0" w:type="auto"/>
        <w:tblLook w:val="04A0" w:firstRow="1" w:lastRow="0" w:firstColumn="1" w:lastColumn="0" w:noHBand="0" w:noVBand="1"/>
      </w:tblPr>
      <w:tblGrid>
        <w:gridCol w:w="3227"/>
        <w:gridCol w:w="7230"/>
      </w:tblGrid>
      <w:tr w:rsidR="004B26EE" w:rsidRPr="00313753" w:rsidTr="005F41C6">
        <w:tc>
          <w:tcPr>
            <w:tcW w:w="3227" w:type="dxa"/>
            <w:shd w:val="clear" w:color="auto" w:fill="1F497D" w:themeFill="text2"/>
          </w:tcPr>
          <w:p w:rsidR="004B26EE" w:rsidRPr="00313753" w:rsidRDefault="004B26EE" w:rsidP="002C6F68">
            <w:pPr>
              <w:pStyle w:val="Heading3"/>
              <w:numPr>
                <w:ilvl w:val="0"/>
                <w:numId w:val="0"/>
              </w:numPr>
            </w:pPr>
            <w:r>
              <w:t>BWL Field Name</w:t>
            </w:r>
          </w:p>
        </w:tc>
        <w:tc>
          <w:tcPr>
            <w:tcW w:w="7230" w:type="dxa"/>
            <w:shd w:val="clear" w:color="auto" w:fill="1F497D" w:themeFill="text2"/>
          </w:tcPr>
          <w:p w:rsidR="004B26EE" w:rsidRPr="00313753" w:rsidRDefault="004B26EE" w:rsidP="002C6F68">
            <w:pPr>
              <w:pStyle w:val="Heading3"/>
              <w:numPr>
                <w:ilvl w:val="0"/>
                <w:numId w:val="0"/>
              </w:numPr>
            </w:pPr>
            <w:r>
              <w:t>BWL Description</w:t>
            </w:r>
          </w:p>
        </w:tc>
      </w:tr>
      <w:tr w:rsidR="004B26EE" w:rsidRPr="00313753" w:rsidTr="005F41C6">
        <w:tc>
          <w:tcPr>
            <w:tcW w:w="3227" w:type="dxa"/>
          </w:tcPr>
          <w:p w:rsidR="004B26EE" w:rsidRPr="00313753" w:rsidRDefault="004B26EE" w:rsidP="0013591A">
            <w:r w:rsidRPr="00313753">
              <w:t>Rate Id</w:t>
            </w:r>
          </w:p>
        </w:tc>
        <w:tc>
          <w:tcPr>
            <w:tcW w:w="7230" w:type="dxa"/>
          </w:tcPr>
          <w:p w:rsidR="004B26EE" w:rsidRPr="00313753" w:rsidRDefault="005F41C6" w:rsidP="0013591A">
            <w:r>
              <w:t>Unique rate ID</w:t>
            </w:r>
          </w:p>
        </w:tc>
      </w:tr>
      <w:tr w:rsidR="004B26EE" w:rsidRPr="00313753" w:rsidTr="005F41C6">
        <w:tc>
          <w:tcPr>
            <w:tcW w:w="3227" w:type="dxa"/>
          </w:tcPr>
          <w:p w:rsidR="004B26EE" w:rsidRPr="00313753" w:rsidRDefault="004B26EE" w:rsidP="0013591A">
            <w:r w:rsidRPr="00313753">
              <w:t>Route Code</w:t>
            </w:r>
          </w:p>
        </w:tc>
        <w:tc>
          <w:tcPr>
            <w:tcW w:w="7230" w:type="dxa"/>
          </w:tcPr>
          <w:p w:rsidR="004B26EE" w:rsidRPr="00313753" w:rsidRDefault="005F41C6" w:rsidP="0013591A">
            <w:r>
              <w:t>Rate code</w:t>
            </w:r>
          </w:p>
        </w:tc>
      </w:tr>
      <w:tr w:rsidR="005F41C6" w:rsidRPr="00313753" w:rsidTr="005F41C6">
        <w:tc>
          <w:tcPr>
            <w:tcW w:w="3227" w:type="dxa"/>
          </w:tcPr>
          <w:p w:rsidR="005F41C6" w:rsidRPr="00313753" w:rsidRDefault="005F41C6" w:rsidP="0013591A">
            <w:r w:rsidRPr="00313753">
              <w:t>From Code</w:t>
            </w:r>
          </w:p>
        </w:tc>
        <w:tc>
          <w:tcPr>
            <w:tcW w:w="7230" w:type="dxa"/>
          </w:tcPr>
          <w:p w:rsidR="005F41C6" w:rsidRPr="00313753" w:rsidRDefault="005F41C6" w:rsidP="0013591A">
            <w:r>
              <w:t>Order’s  Source Location Code</w:t>
            </w:r>
          </w:p>
        </w:tc>
      </w:tr>
      <w:tr w:rsidR="005F41C6" w:rsidRPr="00313753" w:rsidTr="005F41C6">
        <w:tc>
          <w:tcPr>
            <w:tcW w:w="3227" w:type="dxa"/>
          </w:tcPr>
          <w:p w:rsidR="005F41C6" w:rsidRPr="00313753" w:rsidRDefault="005F41C6" w:rsidP="0013591A">
            <w:r w:rsidRPr="00313753">
              <w:t>From Name</w:t>
            </w:r>
          </w:p>
        </w:tc>
        <w:tc>
          <w:tcPr>
            <w:tcW w:w="7230" w:type="dxa"/>
          </w:tcPr>
          <w:p w:rsidR="005F41C6" w:rsidRPr="00313753" w:rsidRDefault="005F41C6" w:rsidP="0013591A">
            <w:r>
              <w:t>Order’s  Source Location Name</w:t>
            </w:r>
          </w:p>
        </w:tc>
      </w:tr>
      <w:tr w:rsidR="005F41C6" w:rsidRPr="00313753" w:rsidTr="005F41C6">
        <w:tc>
          <w:tcPr>
            <w:tcW w:w="3227" w:type="dxa"/>
          </w:tcPr>
          <w:p w:rsidR="005F41C6" w:rsidRPr="00313753" w:rsidRDefault="005F41C6" w:rsidP="0013591A">
            <w:r w:rsidRPr="00313753">
              <w:t>To</w:t>
            </w:r>
          </w:p>
        </w:tc>
        <w:tc>
          <w:tcPr>
            <w:tcW w:w="7230" w:type="dxa"/>
          </w:tcPr>
          <w:p w:rsidR="005F41C6" w:rsidRPr="00313753" w:rsidRDefault="005F41C6" w:rsidP="0013591A">
            <w:r>
              <w:t>Order’s  Destination Code</w:t>
            </w:r>
          </w:p>
        </w:tc>
      </w:tr>
      <w:tr w:rsidR="005F41C6" w:rsidRPr="00313753" w:rsidTr="005F41C6">
        <w:tc>
          <w:tcPr>
            <w:tcW w:w="3227" w:type="dxa"/>
          </w:tcPr>
          <w:p w:rsidR="005F41C6" w:rsidRPr="00313753" w:rsidRDefault="005F41C6" w:rsidP="0013591A">
            <w:r w:rsidRPr="00313753">
              <w:t>Transporter Code</w:t>
            </w:r>
          </w:p>
        </w:tc>
        <w:tc>
          <w:tcPr>
            <w:tcW w:w="7230" w:type="dxa"/>
          </w:tcPr>
          <w:p w:rsidR="005F41C6" w:rsidRPr="00313753" w:rsidRDefault="005F41C6" w:rsidP="0013591A">
            <w:r w:rsidRPr="00862182">
              <w:t>Transporter</w:t>
            </w:r>
            <w:r>
              <w:t xml:space="preserve"> Name</w:t>
            </w:r>
          </w:p>
        </w:tc>
      </w:tr>
      <w:tr w:rsidR="005F41C6" w:rsidRPr="00313753" w:rsidTr="005F41C6">
        <w:tc>
          <w:tcPr>
            <w:tcW w:w="3227" w:type="dxa"/>
          </w:tcPr>
          <w:p w:rsidR="005F41C6" w:rsidRPr="00313753" w:rsidRDefault="005F41C6" w:rsidP="0013591A">
            <w:r w:rsidRPr="00313753">
              <w:t>Transporter Name</w:t>
            </w:r>
          </w:p>
        </w:tc>
        <w:tc>
          <w:tcPr>
            <w:tcW w:w="7230" w:type="dxa"/>
          </w:tcPr>
          <w:p w:rsidR="005F41C6" w:rsidRPr="00313753" w:rsidRDefault="005F41C6" w:rsidP="0013591A">
            <w:r w:rsidRPr="00862182">
              <w:t>Transporter</w:t>
            </w:r>
            <w:r>
              <w:t xml:space="preserve"> Code</w:t>
            </w:r>
          </w:p>
        </w:tc>
      </w:tr>
      <w:tr w:rsidR="0013591A" w:rsidRPr="00313753" w:rsidTr="005F41C6">
        <w:tc>
          <w:tcPr>
            <w:tcW w:w="3227" w:type="dxa"/>
          </w:tcPr>
          <w:p w:rsidR="0013591A" w:rsidRPr="00313753" w:rsidRDefault="0013591A" w:rsidP="0013591A">
            <w:r w:rsidRPr="00313753">
              <w:t>Veh</w:t>
            </w:r>
            <w:r>
              <w:t>i</w:t>
            </w:r>
            <w:r w:rsidRPr="00313753">
              <w:t>cle Class Code</w:t>
            </w:r>
          </w:p>
        </w:tc>
        <w:tc>
          <w:tcPr>
            <w:tcW w:w="7230" w:type="dxa"/>
          </w:tcPr>
          <w:p w:rsidR="0013591A" w:rsidRPr="00313753" w:rsidRDefault="0013591A" w:rsidP="0013591A">
            <w:r w:rsidRPr="00313753">
              <w:t>Veh</w:t>
            </w:r>
            <w:r>
              <w:t>i</w:t>
            </w:r>
            <w:r w:rsidRPr="00313753">
              <w:t>cle Class Code</w:t>
            </w:r>
          </w:p>
        </w:tc>
      </w:tr>
      <w:tr w:rsidR="0013591A" w:rsidRPr="00313753" w:rsidTr="005F41C6">
        <w:tc>
          <w:tcPr>
            <w:tcW w:w="3227" w:type="dxa"/>
          </w:tcPr>
          <w:p w:rsidR="0013591A" w:rsidRPr="00313753" w:rsidRDefault="0013591A" w:rsidP="0013591A">
            <w:r w:rsidRPr="00313753">
              <w:t>Veh</w:t>
            </w:r>
            <w:r>
              <w:t>i</w:t>
            </w:r>
            <w:r w:rsidRPr="00313753">
              <w:t>cle Class Name</w:t>
            </w:r>
          </w:p>
        </w:tc>
        <w:tc>
          <w:tcPr>
            <w:tcW w:w="7230" w:type="dxa"/>
          </w:tcPr>
          <w:p w:rsidR="0013591A" w:rsidRPr="00313753" w:rsidRDefault="0013591A" w:rsidP="0013591A">
            <w:r w:rsidRPr="00313753">
              <w:t>Veh</w:t>
            </w:r>
            <w:r>
              <w:t>i</w:t>
            </w:r>
            <w:r w:rsidRPr="00313753">
              <w:t>cle Class Name</w:t>
            </w:r>
          </w:p>
        </w:tc>
      </w:tr>
      <w:tr w:rsidR="0013591A" w:rsidRPr="00313753" w:rsidTr="005F41C6">
        <w:tc>
          <w:tcPr>
            <w:tcW w:w="3227" w:type="dxa"/>
          </w:tcPr>
          <w:p w:rsidR="0013591A" w:rsidRPr="00313753" w:rsidRDefault="0013591A" w:rsidP="0013591A">
            <w:r w:rsidRPr="00313753">
              <w:t>Product Class</w:t>
            </w:r>
          </w:p>
        </w:tc>
        <w:tc>
          <w:tcPr>
            <w:tcW w:w="7230" w:type="dxa"/>
          </w:tcPr>
          <w:p w:rsidR="0013591A" w:rsidRPr="00313753" w:rsidRDefault="0013591A" w:rsidP="0013591A">
            <w:r w:rsidRPr="00313753">
              <w:t>Product Class</w:t>
            </w:r>
            <w:r>
              <w:t xml:space="preserve"> Code</w:t>
            </w:r>
          </w:p>
        </w:tc>
      </w:tr>
      <w:tr w:rsidR="0013591A" w:rsidRPr="00313753" w:rsidTr="005F41C6">
        <w:tc>
          <w:tcPr>
            <w:tcW w:w="3227" w:type="dxa"/>
          </w:tcPr>
          <w:p w:rsidR="0013591A" w:rsidRPr="00313753" w:rsidRDefault="0013591A" w:rsidP="0013591A">
            <w:r w:rsidRPr="00313753">
              <w:t>Description</w:t>
            </w:r>
          </w:p>
        </w:tc>
        <w:tc>
          <w:tcPr>
            <w:tcW w:w="7230" w:type="dxa"/>
          </w:tcPr>
          <w:p w:rsidR="0013591A" w:rsidRPr="00313753" w:rsidRDefault="0013591A" w:rsidP="0013591A">
            <w:r w:rsidRPr="00313753">
              <w:t>Product Class Description</w:t>
            </w:r>
          </w:p>
        </w:tc>
      </w:tr>
      <w:tr w:rsidR="0013591A" w:rsidRPr="00313753" w:rsidTr="005F41C6">
        <w:tc>
          <w:tcPr>
            <w:tcW w:w="3227" w:type="dxa"/>
          </w:tcPr>
          <w:p w:rsidR="0013591A" w:rsidRPr="00313753" w:rsidRDefault="0013591A" w:rsidP="0013591A">
            <w:r w:rsidRPr="00313753">
              <w:t>Region Code</w:t>
            </w:r>
          </w:p>
        </w:tc>
        <w:tc>
          <w:tcPr>
            <w:tcW w:w="7230" w:type="dxa"/>
          </w:tcPr>
          <w:p w:rsidR="0013591A" w:rsidRPr="00313753" w:rsidRDefault="0013591A" w:rsidP="0013591A">
            <w:r>
              <w:t xml:space="preserve">Rate </w:t>
            </w:r>
            <w:r w:rsidRPr="00313753">
              <w:t>Region Code</w:t>
            </w:r>
          </w:p>
        </w:tc>
      </w:tr>
      <w:tr w:rsidR="0013591A" w:rsidRPr="00313753" w:rsidTr="005F41C6">
        <w:tc>
          <w:tcPr>
            <w:tcW w:w="3227" w:type="dxa"/>
          </w:tcPr>
          <w:p w:rsidR="0013591A" w:rsidRPr="00313753" w:rsidRDefault="0013591A" w:rsidP="0013591A">
            <w:r w:rsidRPr="00313753">
              <w:t>Region</w:t>
            </w:r>
          </w:p>
        </w:tc>
        <w:tc>
          <w:tcPr>
            <w:tcW w:w="7230" w:type="dxa"/>
          </w:tcPr>
          <w:p w:rsidR="0013591A" w:rsidRPr="00313753" w:rsidRDefault="0013591A" w:rsidP="0013591A">
            <w:r>
              <w:t xml:space="preserve">Rate </w:t>
            </w:r>
            <w:r w:rsidRPr="00313753">
              <w:t>Region</w:t>
            </w:r>
          </w:p>
        </w:tc>
      </w:tr>
      <w:tr w:rsidR="0013591A" w:rsidRPr="00313753" w:rsidTr="005F41C6">
        <w:tc>
          <w:tcPr>
            <w:tcW w:w="3227" w:type="dxa"/>
          </w:tcPr>
          <w:p w:rsidR="0013591A" w:rsidRPr="00313753" w:rsidRDefault="0013591A" w:rsidP="0013591A">
            <w:r w:rsidRPr="00313753">
              <w:t>Service Level</w:t>
            </w:r>
          </w:p>
        </w:tc>
        <w:tc>
          <w:tcPr>
            <w:tcW w:w="7230" w:type="dxa"/>
          </w:tcPr>
          <w:p w:rsidR="0013591A" w:rsidRPr="00313753" w:rsidRDefault="0013591A" w:rsidP="0013591A">
            <w:r w:rsidRPr="00313753">
              <w:t>Service Level</w:t>
            </w:r>
          </w:p>
        </w:tc>
      </w:tr>
      <w:tr w:rsidR="0013591A" w:rsidRPr="00313753" w:rsidTr="005F41C6">
        <w:tc>
          <w:tcPr>
            <w:tcW w:w="3227" w:type="dxa"/>
          </w:tcPr>
          <w:p w:rsidR="0013591A" w:rsidRPr="00313753" w:rsidRDefault="0013591A" w:rsidP="0013591A">
            <w:r w:rsidRPr="00313753">
              <w:t>Rate Type</w:t>
            </w:r>
          </w:p>
        </w:tc>
        <w:tc>
          <w:tcPr>
            <w:tcW w:w="7230" w:type="dxa"/>
          </w:tcPr>
          <w:p w:rsidR="0013591A" w:rsidRPr="00313753" w:rsidRDefault="0013591A" w:rsidP="0013591A">
            <w:r w:rsidRPr="00313753">
              <w:t>Rate Type</w:t>
            </w:r>
          </w:p>
        </w:tc>
      </w:tr>
      <w:tr w:rsidR="0013591A" w:rsidRPr="00313753" w:rsidTr="005F41C6">
        <w:tc>
          <w:tcPr>
            <w:tcW w:w="3227" w:type="dxa"/>
          </w:tcPr>
          <w:p w:rsidR="0013591A" w:rsidRPr="00313753" w:rsidRDefault="0013591A" w:rsidP="0013591A">
            <w:r w:rsidRPr="00313753">
              <w:t>Rate Group</w:t>
            </w:r>
          </w:p>
        </w:tc>
        <w:tc>
          <w:tcPr>
            <w:tcW w:w="7230" w:type="dxa"/>
          </w:tcPr>
          <w:p w:rsidR="0013591A" w:rsidRPr="00313753" w:rsidRDefault="0013591A" w:rsidP="0013591A">
            <w:r w:rsidRPr="00313753">
              <w:t>Rate Group</w:t>
            </w:r>
          </w:p>
        </w:tc>
      </w:tr>
      <w:tr w:rsidR="0013591A" w:rsidRPr="00313753" w:rsidTr="005F41C6">
        <w:tc>
          <w:tcPr>
            <w:tcW w:w="3227" w:type="dxa"/>
          </w:tcPr>
          <w:p w:rsidR="0013591A" w:rsidRPr="00313753" w:rsidRDefault="0013591A" w:rsidP="0013591A">
            <w:r w:rsidRPr="00313753">
              <w:t>Drive Km</w:t>
            </w:r>
          </w:p>
        </w:tc>
        <w:tc>
          <w:tcPr>
            <w:tcW w:w="7230" w:type="dxa"/>
          </w:tcPr>
          <w:p w:rsidR="0013591A" w:rsidRPr="00313753" w:rsidRDefault="0013591A" w:rsidP="0013591A">
            <w:r w:rsidRPr="00313753">
              <w:t>Drive Km</w:t>
            </w:r>
          </w:p>
        </w:tc>
      </w:tr>
      <w:tr w:rsidR="0013591A" w:rsidRPr="00313753" w:rsidTr="005F41C6">
        <w:tc>
          <w:tcPr>
            <w:tcW w:w="3227" w:type="dxa"/>
          </w:tcPr>
          <w:p w:rsidR="0013591A" w:rsidRPr="00313753" w:rsidRDefault="0013591A" w:rsidP="0013591A">
            <w:r w:rsidRPr="00313753">
              <w:t>Base Rate</w:t>
            </w:r>
          </w:p>
        </w:tc>
        <w:tc>
          <w:tcPr>
            <w:tcW w:w="7230" w:type="dxa"/>
          </w:tcPr>
          <w:p w:rsidR="0013591A" w:rsidRPr="00313753" w:rsidRDefault="0013591A" w:rsidP="0013591A">
            <w:r w:rsidRPr="00313753">
              <w:t>Base Rate</w:t>
            </w:r>
          </w:p>
        </w:tc>
      </w:tr>
      <w:tr w:rsidR="0013591A" w:rsidRPr="00313753" w:rsidTr="005F41C6">
        <w:tc>
          <w:tcPr>
            <w:tcW w:w="3227" w:type="dxa"/>
          </w:tcPr>
          <w:p w:rsidR="0013591A" w:rsidRPr="00313753" w:rsidRDefault="0013591A" w:rsidP="0013591A">
            <w:r w:rsidRPr="00313753">
              <w:t>Min Charge</w:t>
            </w:r>
          </w:p>
        </w:tc>
        <w:tc>
          <w:tcPr>
            <w:tcW w:w="7230" w:type="dxa"/>
          </w:tcPr>
          <w:p w:rsidR="0013591A" w:rsidRPr="00313753" w:rsidRDefault="0013591A" w:rsidP="0013591A">
            <w:r>
              <w:t xml:space="preserve">Rate </w:t>
            </w:r>
            <w:r w:rsidRPr="00313753">
              <w:t>Min Charge</w:t>
            </w:r>
          </w:p>
        </w:tc>
      </w:tr>
      <w:tr w:rsidR="0013591A" w:rsidRPr="00313753" w:rsidTr="005F41C6">
        <w:tc>
          <w:tcPr>
            <w:tcW w:w="3227" w:type="dxa"/>
          </w:tcPr>
          <w:p w:rsidR="0013591A" w:rsidRPr="00313753" w:rsidRDefault="0013591A" w:rsidP="0013591A">
            <w:r w:rsidRPr="00313753">
              <w:t>Effective DT</w:t>
            </w:r>
          </w:p>
        </w:tc>
        <w:tc>
          <w:tcPr>
            <w:tcW w:w="7230" w:type="dxa"/>
          </w:tcPr>
          <w:p w:rsidR="0013591A" w:rsidRPr="00313753" w:rsidRDefault="0013591A" w:rsidP="0013591A">
            <w:r>
              <w:t xml:space="preserve">Rate </w:t>
            </w:r>
            <w:r w:rsidRPr="00313753">
              <w:t>Effective DT</w:t>
            </w:r>
          </w:p>
        </w:tc>
      </w:tr>
      <w:tr w:rsidR="0013591A" w:rsidRPr="00366E9C" w:rsidTr="005F41C6">
        <w:tc>
          <w:tcPr>
            <w:tcW w:w="3227" w:type="dxa"/>
          </w:tcPr>
          <w:p w:rsidR="0013591A" w:rsidRPr="00366E9C" w:rsidRDefault="0013591A" w:rsidP="0013591A">
            <w:r w:rsidRPr="00313753">
              <w:t>Expiry DT</w:t>
            </w:r>
          </w:p>
        </w:tc>
        <w:tc>
          <w:tcPr>
            <w:tcW w:w="7230" w:type="dxa"/>
          </w:tcPr>
          <w:p w:rsidR="0013591A" w:rsidRPr="00313753" w:rsidRDefault="0013591A" w:rsidP="0013591A">
            <w:r>
              <w:t xml:space="preserve">Rate </w:t>
            </w:r>
            <w:r w:rsidRPr="00313753">
              <w:t>Expiry DT</w:t>
            </w:r>
          </w:p>
        </w:tc>
      </w:tr>
    </w:tbl>
    <w:p w:rsidR="004B26EE" w:rsidRDefault="004B26EE" w:rsidP="00F73ED9"/>
    <w:p w:rsidR="00B643F3" w:rsidRDefault="00B643F3" w:rsidP="00B643F3">
      <w:pPr>
        <w:pStyle w:val="Heading2"/>
      </w:pPr>
      <w:bookmarkStart w:id="14" w:name="_Toc490472968"/>
      <w:r>
        <w:t>Rates Audit Report</w:t>
      </w:r>
      <w:bookmarkEnd w:id="14"/>
    </w:p>
    <w:p w:rsidR="004B26EE" w:rsidRDefault="004B26EE" w:rsidP="004B26EE"/>
    <w:p w:rsidR="004B26EE" w:rsidRPr="004B26EE" w:rsidRDefault="004B26EE" w:rsidP="004B26EE">
      <w:r>
        <w:t>This report indicates a log of how rates were changed over time by which user.</w:t>
      </w:r>
    </w:p>
    <w:p w:rsidR="004B26EE" w:rsidRDefault="004B26EE" w:rsidP="004B26EE"/>
    <w:p w:rsidR="004B26EE" w:rsidRDefault="004B26EE" w:rsidP="004B26EE">
      <w:pPr>
        <w:pStyle w:val="Caption"/>
        <w:keepNext/>
      </w:pPr>
      <w:r>
        <w:t xml:space="preserve">Table </w:t>
      </w:r>
      <w:r>
        <w:fldChar w:fldCharType="begin"/>
      </w:r>
      <w:r>
        <w:instrText xml:space="preserve"> SEQ Table \* ARABIC </w:instrText>
      </w:r>
      <w:r>
        <w:fldChar w:fldCharType="separate"/>
      </w:r>
      <w:r w:rsidR="00AA5098">
        <w:rPr>
          <w:noProof/>
        </w:rPr>
        <w:t>7</w:t>
      </w:r>
      <w:r>
        <w:fldChar w:fldCharType="end"/>
      </w:r>
      <w:r>
        <w:t xml:space="preserve">: </w:t>
      </w:r>
      <w:r w:rsidRPr="00124C72">
        <w:t>Rates Audit Report</w:t>
      </w:r>
      <w:r>
        <w:rPr>
          <w:noProof/>
        </w:rPr>
        <w:t xml:space="preserve"> Fields</w:t>
      </w:r>
    </w:p>
    <w:tbl>
      <w:tblPr>
        <w:tblStyle w:val="TableGrid"/>
        <w:tblW w:w="0" w:type="auto"/>
        <w:tblLook w:val="04A0" w:firstRow="1" w:lastRow="0" w:firstColumn="1" w:lastColumn="0" w:noHBand="0" w:noVBand="1"/>
      </w:tblPr>
      <w:tblGrid>
        <w:gridCol w:w="5505"/>
        <w:gridCol w:w="4952"/>
      </w:tblGrid>
      <w:tr w:rsidR="004B26EE" w:rsidRPr="00313753" w:rsidTr="002C6F68">
        <w:tc>
          <w:tcPr>
            <w:tcW w:w="5505" w:type="dxa"/>
            <w:shd w:val="clear" w:color="auto" w:fill="1F497D" w:themeFill="text2"/>
          </w:tcPr>
          <w:p w:rsidR="004B26EE" w:rsidRPr="00313753" w:rsidRDefault="004B26EE" w:rsidP="002C6F68">
            <w:pPr>
              <w:pStyle w:val="Heading3"/>
              <w:numPr>
                <w:ilvl w:val="0"/>
                <w:numId w:val="0"/>
              </w:numPr>
            </w:pPr>
            <w:r>
              <w:t>BWL Field Name</w:t>
            </w:r>
          </w:p>
        </w:tc>
        <w:tc>
          <w:tcPr>
            <w:tcW w:w="4952" w:type="dxa"/>
            <w:shd w:val="clear" w:color="auto" w:fill="1F497D" w:themeFill="text2"/>
          </w:tcPr>
          <w:p w:rsidR="004B26EE" w:rsidRPr="00313753" w:rsidRDefault="004B26EE" w:rsidP="002C6F68">
            <w:pPr>
              <w:pStyle w:val="Heading3"/>
              <w:numPr>
                <w:ilvl w:val="0"/>
                <w:numId w:val="0"/>
              </w:numPr>
            </w:pPr>
            <w:r>
              <w:t>BWL Description</w:t>
            </w:r>
          </w:p>
        </w:tc>
      </w:tr>
      <w:tr w:rsidR="004B26EE" w:rsidRPr="00313753" w:rsidTr="002C6F68">
        <w:tc>
          <w:tcPr>
            <w:tcW w:w="5505" w:type="dxa"/>
          </w:tcPr>
          <w:p w:rsidR="004B26EE" w:rsidRPr="00313753" w:rsidRDefault="004B26EE" w:rsidP="004B26EE">
            <w:r w:rsidRPr="0064745E">
              <w:t>Action Date</w:t>
            </w:r>
          </w:p>
        </w:tc>
        <w:tc>
          <w:tcPr>
            <w:tcW w:w="4952" w:type="dxa"/>
          </w:tcPr>
          <w:p w:rsidR="004B26EE" w:rsidRPr="00313753" w:rsidRDefault="0013591A" w:rsidP="004B26EE">
            <w:r>
              <w:t>When was something changed</w:t>
            </w:r>
          </w:p>
        </w:tc>
      </w:tr>
      <w:tr w:rsidR="004B26EE" w:rsidRPr="00313753" w:rsidTr="002C6F68">
        <w:tc>
          <w:tcPr>
            <w:tcW w:w="5505" w:type="dxa"/>
          </w:tcPr>
          <w:p w:rsidR="004B26EE" w:rsidRPr="00313753" w:rsidRDefault="004B26EE" w:rsidP="004B26EE">
            <w:r w:rsidRPr="0064745E">
              <w:t>Username</w:t>
            </w:r>
          </w:p>
        </w:tc>
        <w:tc>
          <w:tcPr>
            <w:tcW w:w="4952" w:type="dxa"/>
          </w:tcPr>
          <w:p w:rsidR="004B26EE" w:rsidRPr="00313753" w:rsidRDefault="0013591A" w:rsidP="004B26EE">
            <w:r>
              <w:t xml:space="preserve">Username that changes something </w:t>
            </w:r>
          </w:p>
        </w:tc>
      </w:tr>
      <w:tr w:rsidR="004B26EE" w:rsidRPr="00313753" w:rsidTr="002C6F68">
        <w:tc>
          <w:tcPr>
            <w:tcW w:w="5505" w:type="dxa"/>
          </w:tcPr>
          <w:p w:rsidR="004B26EE" w:rsidRPr="00313753" w:rsidRDefault="004B26EE" w:rsidP="004B26EE">
            <w:r w:rsidRPr="0064745E">
              <w:t>Action</w:t>
            </w:r>
          </w:p>
        </w:tc>
        <w:tc>
          <w:tcPr>
            <w:tcW w:w="4952" w:type="dxa"/>
          </w:tcPr>
          <w:p w:rsidR="004B26EE" w:rsidRPr="00313753" w:rsidRDefault="0013591A" w:rsidP="004B26EE">
            <w:r>
              <w:t>What was changed</w:t>
            </w:r>
          </w:p>
        </w:tc>
      </w:tr>
      <w:tr w:rsidR="004B26EE" w:rsidRPr="00313753" w:rsidTr="002C6F68">
        <w:tc>
          <w:tcPr>
            <w:tcW w:w="5505" w:type="dxa"/>
          </w:tcPr>
          <w:p w:rsidR="004B26EE" w:rsidRPr="00313753" w:rsidRDefault="004B26EE" w:rsidP="004B26EE">
            <w:r w:rsidRPr="0064745E">
              <w:t>Rate ID</w:t>
            </w:r>
          </w:p>
        </w:tc>
        <w:tc>
          <w:tcPr>
            <w:tcW w:w="4952" w:type="dxa"/>
          </w:tcPr>
          <w:p w:rsidR="004B26EE" w:rsidRPr="00313753" w:rsidRDefault="0013591A" w:rsidP="004B26EE">
            <w:r>
              <w:t>Rate ID affected</w:t>
            </w:r>
          </w:p>
        </w:tc>
      </w:tr>
      <w:tr w:rsidR="0013591A" w:rsidRPr="00313753" w:rsidTr="002C6F68">
        <w:tc>
          <w:tcPr>
            <w:tcW w:w="5505" w:type="dxa"/>
          </w:tcPr>
          <w:p w:rsidR="0013591A" w:rsidRPr="00313753" w:rsidRDefault="0013591A" w:rsidP="0013591A">
            <w:r w:rsidRPr="0064745E">
              <w:t>Transporter Code</w:t>
            </w:r>
          </w:p>
        </w:tc>
        <w:tc>
          <w:tcPr>
            <w:tcW w:w="4952" w:type="dxa"/>
          </w:tcPr>
          <w:p w:rsidR="0013591A" w:rsidRPr="00313753" w:rsidRDefault="0013591A" w:rsidP="0013591A">
            <w:r w:rsidRPr="0064745E">
              <w:t>Transporter Code</w:t>
            </w:r>
            <w:r>
              <w:t xml:space="preserve"> affected</w:t>
            </w:r>
          </w:p>
        </w:tc>
      </w:tr>
      <w:tr w:rsidR="0013591A" w:rsidRPr="00313753" w:rsidTr="002C6F68">
        <w:tc>
          <w:tcPr>
            <w:tcW w:w="5505" w:type="dxa"/>
          </w:tcPr>
          <w:p w:rsidR="0013591A" w:rsidRPr="00313753" w:rsidRDefault="0013591A" w:rsidP="0013591A">
            <w:r w:rsidRPr="0064745E">
              <w:t>Transporter Name</w:t>
            </w:r>
          </w:p>
        </w:tc>
        <w:tc>
          <w:tcPr>
            <w:tcW w:w="4952" w:type="dxa"/>
          </w:tcPr>
          <w:p w:rsidR="0013591A" w:rsidRPr="00313753" w:rsidRDefault="0013591A" w:rsidP="0013591A">
            <w:r w:rsidRPr="0064745E">
              <w:t>Transporter Name</w:t>
            </w:r>
            <w:r>
              <w:t xml:space="preserve"> affected</w:t>
            </w:r>
          </w:p>
        </w:tc>
      </w:tr>
      <w:tr w:rsidR="0013591A" w:rsidRPr="00313753" w:rsidTr="002C6F68">
        <w:tc>
          <w:tcPr>
            <w:tcW w:w="5505" w:type="dxa"/>
          </w:tcPr>
          <w:p w:rsidR="0013591A" w:rsidRPr="00313753" w:rsidRDefault="0013591A" w:rsidP="0013591A">
            <w:r w:rsidRPr="0064745E">
              <w:t>Vehicle Code</w:t>
            </w:r>
          </w:p>
        </w:tc>
        <w:tc>
          <w:tcPr>
            <w:tcW w:w="4952" w:type="dxa"/>
          </w:tcPr>
          <w:p w:rsidR="0013591A" w:rsidRPr="00313753" w:rsidRDefault="0013591A" w:rsidP="0013591A">
            <w:r w:rsidRPr="0064745E">
              <w:t>Vehicle Code</w:t>
            </w:r>
            <w:r>
              <w:t xml:space="preserve"> affected</w:t>
            </w:r>
          </w:p>
        </w:tc>
      </w:tr>
      <w:tr w:rsidR="0013591A" w:rsidRPr="00313753" w:rsidTr="002C6F68">
        <w:tc>
          <w:tcPr>
            <w:tcW w:w="5505" w:type="dxa"/>
          </w:tcPr>
          <w:p w:rsidR="0013591A" w:rsidRPr="00313753" w:rsidRDefault="0013591A" w:rsidP="0013591A">
            <w:r w:rsidRPr="0064745E">
              <w:t>Vehicle Name</w:t>
            </w:r>
          </w:p>
        </w:tc>
        <w:tc>
          <w:tcPr>
            <w:tcW w:w="4952" w:type="dxa"/>
          </w:tcPr>
          <w:p w:rsidR="0013591A" w:rsidRPr="00313753" w:rsidRDefault="0013591A" w:rsidP="0013591A">
            <w:r w:rsidRPr="0064745E">
              <w:t>Vehicle Name</w:t>
            </w:r>
            <w:r>
              <w:t xml:space="preserve"> affected</w:t>
            </w:r>
          </w:p>
        </w:tc>
      </w:tr>
      <w:tr w:rsidR="0013591A" w:rsidRPr="00313753" w:rsidTr="002C6F68">
        <w:tc>
          <w:tcPr>
            <w:tcW w:w="5505" w:type="dxa"/>
          </w:tcPr>
          <w:p w:rsidR="0013591A" w:rsidRPr="00313753" w:rsidRDefault="0013591A" w:rsidP="0013591A">
            <w:r w:rsidRPr="0064745E">
              <w:t>Source Code</w:t>
            </w:r>
          </w:p>
        </w:tc>
        <w:tc>
          <w:tcPr>
            <w:tcW w:w="4952" w:type="dxa"/>
          </w:tcPr>
          <w:p w:rsidR="0013591A" w:rsidRPr="00313753" w:rsidRDefault="0013591A" w:rsidP="0013591A">
            <w:r w:rsidRPr="0064745E">
              <w:t>Source Code</w:t>
            </w:r>
            <w:r>
              <w:t xml:space="preserve"> affected</w:t>
            </w:r>
          </w:p>
        </w:tc>
      </w:tr>
      <w:tr w:rsidR="0013591A" w:rsidRPr="00313753" w:rsidTr="002C6F68">
        <w:tc>
          <w:tcPr>
            <w:tcW w:w="5505" w:type="dxa"/>
          </w:tcPr>
          <w:p w:rsidR="0013591A" w:rsidRPr="00313753" w:rsidRDefault="0013591A" w:rsidP="0013591A">
            <w:r w:rsidRPr="0064745E">
              <w:t>Source Name</w:t>
            </w:r>
          </w:p>
        </w:tc>
        <w:tc>
          <w:tcPr>
            <w:tcW w:w="4952" w:type="dxa"/>
          </w:tcPr>
          <w:p w:rsidR="0013591A" w:rsidRPr="00313753" w:rsidRDefault="0013591A" w:rsidP="0013591A">
            <w:r w:rsidRPr="0064745E">
              <w:t>Source Name</w:t>
            </w:r>
            <w:r>
              <w:t xml:space="preserve"> affected</w:t>
            </w:r>
          </w:p>
        </w:tc>
      </w:tr>
      <w:tr w:rsidR="0013591A" w:rsidRPr="00313753" w:rsidTr="002C6F68">
        <w:tc>
          <w:tcPr>
            <w:tcW w:w="5505" w:type="dxa"/>
          </w:tcPr>
          <w:p w:rsidR="0013591A" w:rsidRPr="00313753" w:rsidRDefault="0013591A" w:rsidP="0013591A">
            <w:r w:rsidRPr="0064745E">
              <w:t>Destination Code</w:t>
            </w:r>
          </w:p>
        </w:tc>
        <w:tc>
          <w:tcPr>
            <w:tcW w:w="4952" w:type="dxa"/>
          </w:tcPr>
          <w:p w:rsidR="0013591A" w:rsidRPr="00313753" w:rsidRDefault="0013591A" w:rsidP="0013591A">
            <w:r w:rsidRPr="0064745E">
              <w:t>Destination Code</w:t>
            </w:r>
            <w:r>
              <w:t xml:space="preserve"> affected</w:t>
            </w:r>
          </w:p>
        </w:tc>
      </w:tr>
      <w:tr w:rsidR="0013591A" w:rsidRPr="00313753" w:rsidTr="002C6F68">
        <w:tc>
          <w:tcPr>
            <w:tcW w:w="5505" w:type="dxa"/>
          </w:tcPr>
          <w:p w:rsidR="0013591A" w:rsidRPr="00313753" w:rsidRDefault="0013591A" w:rsidP="0013591A">
            <w:r w:rsidRPr="0064745E">
              <w:t>Destination Name</w:t>
            </w:r>
          </w:p>
        </w:tc>
        <w:tc>
          <w:tcPr>
            <w:tcW w:w="4952" w:type="dxa"/>
          </w:tcPr>
          <w:p w:rsidR="0013591A" w:rsidRPr="00313753" w:rsidRDefault="0013591A" w:rsidP="0013591A">
            <w:r w:rsidRPr="0064745E">
              <w:t>Destination Name</w:t>
            </w:r>
            <w:r>
              <w:t xml:space="preserve"> affected</w:t>
            </w:r>
          </w:p>
        </w:tc>
      </w:tr>
      <w:tr w:rsidR="0013591A" w:rsidRPr="00313753" w:rsidTr="002C6F68">
        <w:tc>
          <w:tcPr>
            <w:tcW w:w="5505" w:type="dxa"/>
          </w:tcPr>
          <w:p w:rsidR="0013591A" w:rsidRPr="00313753" w:rsidRDefault="0013591A" w:rsidP="0013591A">
            <w:r w:rsidRPr="0064745E">
              <w:t>Route Code</w:t>
            </w:r>
          </w:p>
        </w:tc>
        <w:tc>
          <w:tcPr>
            <w:tcW w:w="4952" w:type="dxa"/>
          </w:tcPr>
          <w:p w:rsidR="0013591A" w:rsidRPr="00313753" w:rsidRDefault="0013591A" w:rsidP="0013591A">
            <w:r w:rsidRPr="0064745E">
              <w:t>Route Code</w:t>
            </w:r>
            <w:r>
              <w:t xml:space="preserve"> affected</w:t>
            </w:r>
          </w:p>
        </w:tc>
      </w:tr>
      <w:tr w:rsidR="0013591A" w:rsidRPr="00313753" w:rsidTr="002C6F68">
        <w:tc>
          <w:tcPr>
            <w:tcW w:w="5505" w:type="dxa"/>
          </w:tcPr>
          <w:p w:rsidR="0013591A" w:rsidRPr="00313753" w:rsidRDefault="0013591A" w:rsidP="0013591A">
            <w:r w:rsidRPr="0064745E">
              <w:t>Product Group</w:t>
            </w:r>
          </w:p>
        </w:tc>
        <w:tc>
          <w:tcPr>
            <w:tcW w:w="4952" w:type="dxa"/>
          </w:tcPr>
          <w:p w:rsidR="0013591A" w:rsidRPr="00313753" w:rsidRDefault="0013591A" w:rsidP="0013591A">
            <w:r w:rsidRPr="0064745E">
              <w:t>Product Group</w:t>
            </w:r>
            <w:r>
              <w:t xml:space="preserve"> affected</w:t>
            </w:r>
          </w:p>
        </w:tc>
      </w:tr>
      <w:tr w:rsidR="0013591A" w:rsidRPr="00313753" w:rsidTr="002C6F68">
        <w:tc>
          <w:tcPr>
            <w:tcW w:w="5505" w:type="dxa"/>
          </w:tcPr>
          <w:p w:rsidR="0013591A" w:rsidRPr="00313753" w:rsidRDefault="0013591A" w:rsidP="0013591A">
            <w:r w:rsidRPr="0064745E">
              <w:t>Service Code</w:t>
            </w:r>
          </w:p>
        </w:tc>
        <w:tc>
          <w:tcPr>
            <w:tcW w:w="4952" w:type="dxa"/>
          </w:tcPr>
          <w:p w:rsidR="0013591A" w:rsidRPr="00313753" w:rsidRDefault="0013591A" w:rsidP="0013591A">
            <w:r>
              <w:t xml:space="preserve">Rate </w:t>
            </w:r>
            <w:r w:rsidRPr="0064745E">
              <w:t>Service Code</w:t>
            </w:r>
            <w:r>
              <w:t xml:space="preserve"> affected</w:t>
            </w:r>
          </w:p>
        </w:tc>
      </w:tr>
      <w:tr w:rsidR="0013591A" w:rsidRPr="00313753" w:rsidTr="002C6F68">
        <w:tc>
          <w:tcPr>
            <w:tcW w:w="5505" w:type="dxa"/>
          </w:tcPr>
          <w:p w:rsidR="0013591A" w:rsidRPr="00313753" w:rsidRDefault="0013591A" w:rsidP="0013591A">
            <w:r w:rsidRPr="0064745E">
              <w:t>Service Level</w:t>
            </w:r>
          </w:p>
        </w:tc>
        <w:tc>
          <w:tcPr>
            <w:tcW w:w="4952" w:type="dxa"/>
          </w:tcPr>
          <w:p w:rsidR="0013591A" w:rsidRPr="00313753" w:rsidRDefault="0013591A" w:rsidP="0013591A">
            <w:r>
              <w:t xml:space="preserve">Rate </w:t>
            </w:r>
            <w:r w:rsidRPr="0064745E">
              <w:t>Service Level</w:t>
            </w:r>
            <w:r>
              <w:t xml:space="preserve"> affected</w:t>
            </w:r>
          </w:p>
        </w:tc>
      </w:tr>
      <w:tr w:rsidR="0013591A" w:rsidRPr="00313753" w:rsidTr="002C6F68">
        <w:tc>
          <w:tcPr>
            <w:tcW w:w="5505" w:type="dxa"/>
          </w:tcPr>
          <w:p w:rsidR="0013591A" w:rsidRPr="00313753" w:rsidRDefault="0013591A" w:rsidP="0013591A">
            <w:r w:rsidRPr="0064745E">
              <w:t>Base Rate</w:t>
            </w:r>
          </w:p>
        </w:tc>
        <w:tc>
          <w:tcPr>
            <w:tcW w:w="4952" w:type="dxa"/>
          </w:tcPr>
          <w:p w:rsidR="0013591A" w:rsidRPr="00313753" w:rsidRDefault="0013591A" w:rsidP="0013591A">
            <w:r w:rsidRPr="0064745E">
              <w:t>Base Rate</w:t>
            </w:r>
            <w:r>
              <w:t xml:space="preserve"> affected</w:t>
            </w:r>
          </w:p>
        </w:tc>
      </w:tr>
      <w:tr w:rsidR="0013591A" w:rsidRPr="00313753" w:rsidTr="002C6F68">
        <w:tc>
          <w:tcPr>
            <w:tcW w:w="5505" w:type="dxa"/>
          </w:tcPr>
          <w:p w:rsidR="0013591A" w:rsidRPr="00313753" w:rsidRDefault="0013591A" w:rsidP="0013591A">
            <w:r w:rsidRPr="0064745E">
              <w:t>Effective Date &amp; Time</w:t>
            </w:r>
          </w:p>
        </w:tc>
        <w:tc>
          <w:tcPr>
            <w:tcW w:w="4952" w:type="dxa"/>
          </w:tcPr>
          <w:p w:rsidR="0013591A" w:rsidRPr="00313753" w:rsidRDefault="0013591A" w:rsidP="0013591A">
            <w:r>
              <w:t xml:space="preserve">Rate </w:t>
            </w:r>
            <w:r w:rsidRPr="0064745E">
              <w:t>Effective Date &amp; Time</w:t>
            </w:r>
          </w:p>
        </w:tc>
      </w:tr>
      <w:tr w:rsidR="0013591A" w:rsidRPr="00313753" w:rsidTr="002C6F68">
        <w:tc>
          <w:tcPr>
            <w:tcW w:w="5505" w:type="dxa"/>
          </w:tcPr>
          <w:p w:rsidR="0013591A" w:rsidRPr="00313753" w:rsidRDefault="0013591A" w:rsidP="0013591A">
            <w:r w:rsidRPr="0064745E">
              <w:t>Expiry Date &amp; Time</w:t>
            </w:r>
          </w:p>
        </w:tc>
        <w:tc>
          <w:tcPr>
            <w:tcW w:w="4952" w:type="dxa"/>
          </w:tcPr>
          <w:p w:rsidR="0013591A" w:rsidRPr="00313753" w:rsidRDefault="0013591A" w:rsidP="0013591A">
            <w:r>
              <w:t xml:space="preserve">Rate </w:t>
            </w:r>
            <w:r w:rsidRPr="0064745E">
              <w:t>Expiry Date &amp; Time</w:t>
            </w:r>
          </w:p>
        </w:tc>
      </w:tr>
      <w:tr w:rsidR="0013591A" w:rsidRPr="00313753" w:rsidTr="002C6F68">
        <w:tc>
          <w:tcPr>
            <w:tcW w:w="5505" w:type="dxa"/>
          </w:tcPr>
          <w:p w:rsidR="0013591A" w:rsidRPr="00313753" w:rsidRDefault="0013591A" w:rsidP="0013591A">
            <w:r w:rsidRPr="0064745E">
              <w:t>Rate Type</w:t>
            </w:r>
          </w:p>
        </w:tc>
        <w:tc>
          <w:tcPr>
            <w:tcW w:w="4952" w:type="dxa"/>
          </w:tcPr>
          <w:p w:rsidR="0013591A" w:rsidRPr="00313753" w:rsidRDefault="0013591A" w:rsidP="0013591A">
            <w:r w:rsidRPr="0064745E">
              <w:t>Rate Type</w:t>
            </w:r>
            <w:r>
              <w:t xml:space="preserve"> affected</w:t>
            </w:r>
          </w:p>
        </w:tc>
      </w:tr>
      <w:tr w:rsidR="0013591A" w:rsidRPr="00366E9C" w:rsidTr="002C6F68">
        <w:tc>
          <w:tcPr>
            <w:tcW w:w="5505" w:type="dxa"/>
          </w:tcPr>
          <w:p w:rsidR="0013591A" w:rsidRPr="00366E9C" w:rsidRDefault="0013591A" w:rsidP="0013591A">
            <w:r w:rsidRPr="0064745E">
              <w:t>Rate Category</w:t>
            </w:r>
          </w:p>
        </w:tc>
        <w:tc>
          <w:tcPr>
            <w:tcW w:w="4952" w:type="dxa"/>
          </w:tcPr>
          <w:p w:rsidR="0013591A" w:rsidRPr="00313753" w:rsidRDefault="0013591A" w:rsidP="0013591A">
            <w:r w:rsidRPr="0064745E">
              <w:t>Rate Category</w:t>
            </w:r>
          </w:p>
        </w:tc>
      </w:tr>
      <w:tr w:rsidR="0013591A" w:rsidRPr="00366E9C" w:rsidTr="002C6F68">
        <w:tc>
          <w:tcPr>
            <w:tcW w:w="5505" w:type="dxa"/>
          </w:tcPr>
          <w:p w:rsidR="0013591A" w:rsidRPr="0064745E" w:rsidRDefault="0013591A" w:rsidP="0013591A">
            <w:r>
              <w:t>Category Code</w:t>
            </w:r>
          </w:p>
        </w:tc>
        <w:tc>
          <w:tcPr>
            <w:tcW w:w="4952" w:type="dxa"/>
          </w:tcPr>
          <w:p w:rsidR="0013591A" w:rsidRPr="00313753" w:rsidRDefault="0013591A" w:rsidP="0013591A">
            <w:r>
              <w:t>Rate Category Code</w:t>
            </w:r>
          </w:p>
        </w:tc>
      </w:tr>
    </w:tbl>
    <w:p w:rsidR="004B26EE" w:rsidRDefault="004B26EE" w:rsidP="004B26EE"/>
    <w:p w:rsidR="005205E2" w:rsidRDefault="005205E2" w:rsidP="005205E2">
      <w:pPr>
        <w:pStyle w:val="Heading2"/>
      </w:pPr>
      <w:bookmarkStart w:id="15" w:name="_Toc490472969"/>
      <w:r>
        <w:t>Release Strategy Report</w:t>
      </w:r>
      <w:bookmarkEnd w:id="15"/>
    </w:p>
    <w:p w:rsidR="005205E2" w:rsidRDefault="005205E2" w:rsidP="004B26EE"/>
    <w:tbl>
      <w:tblPr>
        <w:tblStyle w:val="TableGrid"/>
        <w:tblW w:w="0" w:type="auto"/>
        <w:tblLook w:val="04A0" w:firstRow="1" w:lastRow="0" w:firstColumn="1" w:lastColumn="0" w:noHBand="0" w:noVBand="1"/>
      </w:tblPr>
      <w:tblGrid>
        <w:gridCol w:w="5627"/>
        <w:gridCol w:w="4830"/>
      </w:tblGrid>
      <w:tr w:rsidR="005205E2" w:rsidRPr="005205E2" w:rsidTr="005205E2">
        <w:tc>
          <w:tcPr>
            <w:tcW w:w="5746" w:type="dxa"/>
            <w:shd w:val="clear" w:color="auto" w:fill="1F497D" w:themeFill="text2"/>
          </w:tcPr>
          <w:p w:rsidR="005205E2" w:rsidRPr="005205E2" w:rsidRDefault="005205E2" w:rsidP="005205E2">
            <w:pPr>
              <w:pStyle w:val="Heading3"/>
              <w:numPr>
                <w:ilvl w:val="0"/>
                <w:numId w:val="0"/>
              </w:numPr>
            </w:pPr>
            <w:r>
              <w:t>BWL Field Name</w:t>
            </w:r>
          </w:p>
        </w:tc>
        <w:tc>
          <w:tcPr>
            <w:tcW w:w="4937" w:type="dxa"/>
            <w:shd w:val="clear" w:color="auto" w:fill="1F497D" w:themeFill="text2"/>
          </w:tcPr>
          <w:p w:rsidR="005205E2" w:rsidRPr="005205E2" w:rsidRDefault="005205E2" w:rsidP="005205E2">
            <w:pPr>
              <w:pStyle w:val="Heading3"/>
              <w:numPr>
                <w:ilvl w:val="0"/>
                <w:numId w:val="0"/>
              </w:numPr>
            </w:pPr>
            <w:r>
              <w:t>BWL Description</w:t>
            </w:r>
          </w:p>
        </w:tc>
      </w:tr>
      <w:tr w:rsidR="005205E2" w:rsidRPr="005205E2" w:rsidTr="005205E2">
        <w:tc>
          <w:tcPr>
            <w:tcW w:w="5746" w:type="dxa"/>
          </w:tcPr>
          <w:p w:rsidR="005205E2" w:rsidRPr="005205E2" w:rsidRDefault="005205E2" w:rsidP="005205E2">
            <w:r w:rsidRPr="005205E2">
              <w:t>OrderNum</w:t>
            </w:r>
          </w:p>
        </w:tc>
        <w:tc>
          <w:tcPr>
            <w:tcW w:w="4937" w:type="dxa"/>
          </w:tcPr>
          <w:p w:rsidR="005205E2" w:rsidRPr="005205E2" w:rsidRDefault="0013591A" w:rsidP="005205E2">
            <w:r>
              <w:t>MMS Order Number</w:t>
            </w:r>
          </w:p>
        </w:tc>
      </w:tr>
      <w:tr w:rsidR="005205E2" w:rsidRPr="005205E2" w:rsidTr="005205E2">
        <w:tc>
          <w:tcPr>
            <w:tcW w:w="5746" w:type="dxa"/>
          </w:tcPr>
          <w:p w:rsidR="005205E2" w:rsidRPr="005205E2" w:rsidRDefault="005205E2" w:rsidP="005205E2">
            <w:r w:rsidRPr="005205E2">
              <w:t>OrderHeaderId</w:t>
            </w:r>
          </w:p>
        </w:tc>
        <w:tc>
          <w:tcPr>
            <w:tcW w:w="4937" w:type="dxa"/>
          </w:tcPr>
          <w:p w:rsidR="005205E2" w:rsidRPr="005205E2" w:rsidRDefault="005205E2" w:rsidP="005205E2"/>
        </w:tc>
      </w:tr>
      <w:tr w:rsidR="005205E2" w:rsidRPr="005205E2" w:rsidTr="005205E2">
        <w:tc>
          <w:tcPr>
            <w:tcW w:w="5746" w:type="dxa"/>
          </w:tcPr>
          <w:p w:rsidR="005205E2" w:rsidRPr="005205E2" w:rsidRDefault="005205E2" w:rsidP="005205E2">
            <w:r w:rsidRPr="005205E2">
              <w:t>ItemId</w:t>
            </w:r>
          </w:p>
        </w:tc>
        <w:tc>
          <w:tcPr>
            <w:tcW w:w="4937" w:type="dxa"/>
          </w:tcPr>
          <w:p w:rsidR="005205E2" w:rsidRPr="005205E2" w:rsidRDefault="0013591A" w:rsidP="005205E2">
            <w:r>
              <w:t>Material Code</w:t>
            </w:r>
          </w:p>
        </w:tc>
      </w:tr>
      <w:tr w:rsidR="005205E2" w:rsidRPr="005205E2" w:rsidTr="005205E2">
        <w:tc>
          <w:tcPr>
            <w:tcW w:w="5746" w:type="dxa"/>
          </w:tcPr>
          <w:p w:rsidR="005205E2" w:rsidRPr="005205E2" w:rsidRDefault="005205E2" w:rsidP="005205E2">
            <w:r>
              <w:t>Outstanding QTY</w:t>
            </w:r>
          </w:p>
        </w:tc>
        <w:tc>
          <w:tcPr>
            <w:tcW w:w="4937" w:type="dxa"/>
          </w:tcPr>
          <w:p w:rsidR="005205E2" w:rsidRPr="005205E2" w:rsidRDefault="0013591A" w:rsidP="005205E2">
            <w:r>
              <w:t>Order Outstanding Quantity</w:t>
            </w:r>
          </w:p>
        </w:tc>
      </w:tr>
      <w:tr w:rsidR="005205E2" w:rsidRPr="005205E2" w:rsidTr="005205E2">
        <w:tc>
          <w:tcPr>
            <w:tcW w:w="5746" w:type="dxa"/>
          </w:tcPr>
          <w:p w:rsidR="005205E2" w:rsidRPr="005205E2" w:rsidRDefault="005205E2" w:rsidP="005205E2">
            <w:r>
              <w:t>ATP reply QTY</w:t>
            </w:r>
          </w:p>
        </w:tc>
        <w:tc>
          <w:tcPr>
            <w:tcW w:w="4937" w:type="dxa"/>
          </w:tcPr>
          <w:p w:rsidR="005205E2" w:rsidRPr="005205E2" w:rsidRDefault="0013591A" w:rsidP="005205E2">
            <w:r>
              <w:t>OWMS ATP Check Quantity</w:t>
            </w:r>
          </w:p>
        </w:tc>
      </w:tr>
      <w:tr w:rsidR="005205E2" w:rsidRPr="005205E2" w:rsidTr="005205E2">
        <w:tc>
          <w:tcPr>
            <w:tcW w:w="5746" w:type="dxa"/>
          </w:tcPr>
          <w:p w:rsidR="005205E2" w:rsidRPr="005205E2" w:rsidRDefault="005205E2" w:rsidP="005205E2">
            <w:r>
              <w:t>Call-off order QTY</w:t>
            </w:r>
          </w:p>
        </w:tc>
        <w:tc>
          <w:tcPr>
            <w:tcW w:w="4937" w:type="dxa"/>
          </w:tcPr>
          <w:p w:rsidR="005205E2" w:rsidRPr="005205E2" w:rsidRDefault="0013591A" w:rsidP="005205E2">
            <w:r>
              <w:t>Call-off Order Check Quantity</w:t>
            </w:r>
          </w:p>
        </w:tc>
      </w:tr>
      <w:tr w:rsidR="005205E2" w:rsidRPr="005205E2" w:rsidTr="005205E2">
        <w:tc>
          <w:tcPr>
            <w:tcW w:w="5746" w:type="dxa"/>
          </w:tcPr>
          <w:p w:rsidR="005205E2" w:rsidRPr="005205E2" w:rsidRDefault="005205E2" w:rsidP="005205E2">
            <w:r w:rsidRPr="005205E2">
              <w:t>ItemCategory1Id</w:t>
            </w:r>
          </w:p>
        </w:tc>
        <w:tc>
          <w:tcPr>
            <w:tcW w:w="4937" w:type="dxa"/>
          </w:tcPr>
          <w:p w:rsidR="005205E2" w:rsidRPr="005205E2" w:rsidRDefault="0013591A" w:rsidP="005205E2">
            <w:r>
              <w:t>Material group Code from master data</w:t>
            </w:r>
          </w:p>
        </w:tc>
      </w:tr>
      <w:tr w:rsidR="005205E2" w:rsidRPr="005205E2" w:rsidTr="005205E2">
        <w:tc>
          <w:tcPr>
            <w:tcW w:w="5746" w:type="dxa"/>
          </w:tcPr>
          <w:p w:rsidR="005205E2" w:rsidRPr="005205E2" w:rsidRDefault="005205E2" w:rsidP="005205E2">
            <w:r w:rsidRPr="005205E2">
              <w:t>ItemTypeId</w:t>
            </w:r>
          </w:p>
        </w:tc>
        <w:tc>
          <w:tcPr>
            <w:tcW w:w="4937" w:type="dxa"/>
          </w:tcPr>
          <w:p w:rsidR="005205E2" w:rsidRPr="005205E2" w:rsidRDefault="0013591A" w:rsidP="0013591A">
            <w:r>
              <w:t>Material typr Code from master data</w:t>
            </w:r>
          </w:p>
        </w:tc>
      </w:tr>
      <w:tr w:rsidR="005205E2" w:rsidRPr="005205E2" w:rsidTr="005205E2">
        <w:tc>
          <w:tcPr>
            <w:tcW w:w="5746" w:type="dxa"/>
          </w:tcPr>
          <w:p w:rsidR="005205E2" w:rsidRPr="005205E2" w:rsidRDefault="005205E2" w:rsidP="005205E2">
            <w:r w:rsidRPr="005205E2">
              <w:t>OrderType</w:t>
            </w:r>
          </w:p>
        </w:tc>
        <w:tc>
          <w:tcPr>
            <w:tcW w:w="4937" w:type="dxa"/>
          </w:tcPr>
          <w:p w:rsidR="005205E2" w:rsidRPr="005205E2" w:rsidRDefault="0013591A" w:rsidP="005205E2">
            <w:r>
              <w:t>Order type</w:t>
            </w:r>
          </w:p>
        </w:tc>
      </w:tr>
      <w:tr w:rsidR="005205E2" w:rsidRPr="005205E2" w:rsidTr="005205E2">
        <w:tc>
          <w:tcPr>
            <w:tcW w:w="5746" w:type="dxa"/>
          </w:tcPr>
          <w:p w:rsidR="005205E2" w:rsidRPr="005205E2" w:rsidRDefault="005205E2" w:rsidP="005205E2">
            <w:r w:rsidRPr="005205E2">
              <w:t>SourceNum</w:t>
            </w:r>
          </w:p>
        </w:tc>
        <w:tc>
          <w:tcPr>
            <w:tcW w:w="4937" w:type="dxa"/>
          </w:tcPr>
          <w:p w:rsidR="005205E2" w:rsidRPr="005205E2" w:rsidRDefault="0013591A" w:rsidP="005205E2">
            <w:r w:rsidRPr="0064745E">
              <w:t>Source Code</w:t>
            </w:r>
            <w:r>
              <w:t xml:space="preserve"> affected</w:t>
            </w:r>
          </w:p>
        </w:tc>
      </w:tr>
      <w:tr w:rsidR="005205E2" w:rsidRPr="005205E2" w:rsidTr="005205E2">
        <w:tc>
          <w:tcPr>
            <w:tcW w:w="5746" w:type="dxa"/>
          </w:tcPr>
          <w:p w:rsidR="005205E2" w:rsidRPr="005205E2" w:rsidRDefault="005205E2" w:rsidP="005205E2">
            <w:r w:rsidRPr="005205E2">
              <w:t>CreateDT</w:t>
            </w:r>
          </w:p>
        </w:tc>
        <w:tc>
          <w:tcPr>
            <w:tcW w:w="4937" w:type="dxa"/>
          </w:tcPr>
          <w:p w:rsidR="005205E2" w:rsidRPr="005205E2" w:rsidRDefault="0013591A" w:rsidP="005205E2">
            <w:r>
              <w:t>Order create Date</w:t>
            </w:r>
          </w:p>
        </w:tc>
      </w:tr>
      <w:tr w:rsidR="005205E2" w:rsidRPr="005205E2" w:rsidTr="005205E2">
        <w:tc>
          <w:tcPr>
            <w:tcW w:w="5746" w:type="dxa"/>
          </w:tcPr>
          <w:p w:rsidR="005205E2" w:rsidRPr="005205E2" w:rsidRDefault="005205E2" w:rsidP="005205E2">
            <w:r w:rsidRPr="005205E2">
              <w:t>IsStarted</w:t>
            </w:r>
          </w:p>
        </w:tc>
        <w:tc>
          <w:tcPr>
            <w:tcW w:w="4937" w:type="dxa"/>
          </w:tcPr>
          <w:p w:rsidR="005205E2" w:rsidRPr="005205E2" w:rsidRDefault="005205E2" w:rsidP="005205E2"/>
        </w:tc>
      </w:tr>
      <w:tr w:rsidR="005205E2" w:rsidRPr="005205E2" w:rsidTr="005205E2">
        <w:tc>
          <w:tcPr>
            <w:tcW w:w="5746" w:type="dxa"/>
          </w:tcPr>
          <w:p w:rsidR="005205E2" w:rsidRPr="005205E2" w:rsidRDefault="005205E2" w:rsidP="005205E2">
            <w:r w:rsidRPr="005205E2">
              <w:t>SortOrder</w:t>
            </w:r>
          </w:p>
        </w:tc>
        <w:tc>
          <w:tcPr>
            <w:tcW w:w="4937" w:type="dxa"/>
          </w:tcPr>
          <w:p w:rsidR="005205E2" w:rsidRPr="005205E2" w:rsidRDefault="0013591A" w:rsidP="005205E2">
            <w:r>
              <w:t>Sort order indicator allocated</w:t>
            </w:r>
          </w:p>
        </w:tc>
      </w:tr>
    </w:tbl>
    <w:p w:rsidR="007C74EC" w:rsidRDefault="007C74EC" w:rsidP="008D4601">
      <w:pPr>
        <w:pStyle w:val="Heading1"/>
      </w:pPr>
      <w:bookmarkStart w:id="16" w:name="_Toc490472970"/>
      <w:r>
        <w:t>OPERATIONAL REPORTS</w:t>
      </w:r>
      <w:bookmarkEnd w:id="16"/>
    </w:p>
    <w:p w:rsidR="007C74EC" w:rsidRDefault="00784FBC" w:rsidP="007C74EC">
      <w:pPr>
        <w:pStyle w:val="Heading2"/>
      </w:pPr>
      <w:bookmarkStart w:id="17" w:name="_Toc490472971"/>
      <w:r>
        <w:t xml:space="preserve">International and Local </w:t>
      </w:r>
      <w:r w:rsidR="007C74EC" w:rsidRPr="007C74EC">
        <w:t>Materials Received</w:t>
      </w:r>
      <w:bookmarkEnd w:id="17"/>
    </w:p>
    <w:p w:rsidR="007C74EC" w:rsidRDefault="007C74EC" w:rsidP="007C74EC">
      <w:r>
        <w:t>The purpose of this extract is to assist BWL operations in understanding which m</w:t>
      </w:r>
      <w:r w:rsidRPr="007C74EC">
        <w:t xml:space="preserve">aterials </w:t>
      </w:r>
      <w:r>
        <w:t xml:space="preserve">have been received </w:t>
      </w:r>
      <w:r w:rsidRPr="007C74EC">
        <w:t xml:space="preserve">from </w:t>
      </w:r>
      <w:r>
        <w:t>o</w:t>
      </w:r>
      <w:r w:rsidRPr="007C74EC">
        <w:t xml:space="preserve">ffshore </w:t>
      </w:r>
      <w:r>
        <w:t>s</w:t>
      </w:r>
      <w:r w:rsidRPr="007C74EC">
        <w:t>uppliers</w:t>
      </w:r>
      <w:r>
        <w:t>.</w:t>
      </w:r>
    </w:p>
    <w:p w:rsidR="00E055D1" w:rsidRDefault="00E055D1" w:rsidP="007C74EC"/>
    <w:p w:rsidR="007C74EC" w:rsidRDefault="007C74EC" w:rsidP="007C74EC">
      <w:r>
        <w:t>The criteria for this report includes:</w:t>
      </w:r>
    </w:p>
    <w:p w:rsidR="007C74EC" w:rsidRDefault="007C74EC" w:rsidP="00E055D1">
      <w:pPr>
        <w:pStyle w:val="ListParagraph"/>
        <w:numPr>
          <w:ilvl w:val="0"/>
          <w:numId w:val="14"/>
        </w:numPr>
      </w:pPr>
      <w:r>
        <w:t>Only show order lines that have received a GRV status from OWMS</w:t>
      </w:r>
      <w:r w:rsidR="006D67B3">
        <w:t xml:space="preserve"> GOO State Changes integrations.</w:t>
      </w:r>
    </w:p>
    <w:p w:rsidR="007C74EC" w:rsidRDefault="007C74EC" w:rsidP="00E055D1">
      <w:pPr>
        <w:pStyle w:val="ListParagraph"/>
        <w:numPr>
          <w:ilvl w:val="0"/>
          <w:numId w:val="14"/>
        </w:numPr>
      </w:pPr>
      <w:r>
        <w:t xml:space="preserve">Only show orders that are </w:t>
      </w:r>
      <w:r w:rsidR="006D67B3" w:rsidRPr="006D67B3">
        <w:t>of client transaction type SDIO or SDNB.</w:t>
      </w:r>
    </w:p>
    <w:p w:rsidR="007C74EC" w:rsidRDefault="007C74EC" w:rsidP="00E055D1">
      <w:pPr>
        <w:pStyle w:val="ListParagraph"/>
        <w:numPr>
          <w:ilvl w:val="0"/>
          <w:numId w:val="14"/>
        </w:numPr>
      </w:pPr>
      <w:r>
        <w:t>Only show orders within the date range as specified in the filter criteria FromDate and ToDate on the report screen.</w:t>
      </w:r>
    </w:p>
    <w:p w:rsidR="007C74EC" w:rsidRDefault="007C74EC" w:rsidP="00E055D1">
      <w:pPr>
        <w:pStyle w:val="ListParagraph"/>
        <w:numPr>
          <w:ilvl w:val="0"/>
          <w:numId w:val="14"/>
        </w:numPr>
      </w:pPr>
      <w:r>
        <w:t xml:space="preserve">Search functionality on this screen will be available to search on </w:t>
      </w:r>
      <w:r w:rsidR="006D67B3">
        <w:t xml:space="preserve">Client Order </w:t>
      </w:r>
      <w:r w:rsidR="00784FBC">
        <w:t xml:space="preserve">Number, </w:t>
      </w:r>
      <w:r>
        <w:t>Order Number</w:t>
      </w:r>
      <w:r w:rsidR="00784FBC">
        <w:t xml:space="preserve"> and Vendor Code</w:t>
      </w:r>
      <w:r>
        <w:t>.</w:t>
      </w:r>
    </w:p>
    <w:p w:rsidR="000558F7" w:rsidRDefault="000558F7" w:rsidP="000558F7">
      <w:pPr>
        <w:rPr>
          <w:ins w:id="18" w:author="Ilse Van Zyl [2]" w:date="2017-08-10T07:50:00Z"/>
        </w:rPr>
      </w:pPr>
    </w:p>
    <w:p w:rsidR="000558F7" w:rsidRDefault="000558F7" w:rsidP="000558F7">
      <w:ins w:id="19" w:author="Ilse Van Zyl [2]" w:date="2017-08-10T07:50:00Z">
        <w:r>
          <w:t xml:space="preserve">Level: GRV </w:t>
        </w:r>
      </w:ins>
    </w:p>
    <w:p w:rsidR="007C74EC" w:rsidRDefault="007C74EC" w:rsidP="007C74EC"/>
    <w:p w:rsidR="007C74EC" w:rsidRDefault="007C74EC" w:rsidP="007C74EC">
      <w:pPr>
        <w:pStyle w:val="Caption"/>
        <w:keepNext/>
      </w:pPr>
      <w:r>
        <w:t xml:space="preserve">Table </w:t>
      </w:r>
      <w:r>
        <w:fldChar w:fldCharType="begin"/>
      </w:r>
      <w:r>
        <w:instrText xml:space="preserve"> SEQ Table \* ARABIC </w:instrText>
      </w:r>
      <w:r>
        <w:fldChar w:fldCharType="separate"/>
      </w:r>
      <w:r w:rsidR="00AA5098">
        <w:rPr>
          <w:noProof/>
        </w:rPr>
        <w:t>8</w:t>
      </w:r>
      <w:r>
        <w:fldChar w:fldCharType="end"/>
      </w:r>
      <w:r>
        <w:t>: Fields required</w:t>
      </w:r>
    </w:p>
    <w:tbl>
      <w:tblPr>
        <w:tblW w:w="5000" w:type="pct"/>
        <w:tblLook w:val="04A0" w:firstRow="1" w:lastRow="0" w:firstColumn="1" w:lastColumn="0" w:noHBand="0" w:noVBand="1"/>
      </w:tblPr>
      <w:tblGrid>
        <w:gridCol w:w="2584"/>
        <w:gridCol w:w="7873"/>
      </w:tblGrid>
      <w:tr w:rsidR="00784FBC" w:rsidRPr="00784FBC" w:rsidTr="00151E65">
        <w:trPr>
          <w:trHeight w:val="765"/>
        </w:trPr>
        <w:tc>
          <w:tcPr>
            <w:tcW w:w="1081" w:type="pct"/>
            <w:tcBorders>
              <w:top w:val="single" w:sz="4" w:space="0" w:color="auto"/>
              <w:left w:val="single" w:sz="4" w:space="0" w:color="auto"/>
              <w:bottom w:val="single" w:sz="4" w:space="0" w:color="auto"/>
              <w:right w:val="single" w:sz="4" w:space="0" w:color="auto"/>
            </w:tcBorders>
            <w:shd w:val="clear" w:color="000000" w:fill="1F497D"/>
            <w:vAlign w:val="center"/>
            <w:hideMark/>
          </w:tcPr>
          <w:p w:rsidR="00784FBC" w:rsidRPr="00784FBC" w:rsidRDefault="00784FBC" w:rsidP="00784FBC">
            <w:pPr>
              <w:rPr>
                <w:rFonts w:cs="Arial"/>
                <w:b/>
                <w:bCs/>
                <w:color w:val="FFFFFF"/>
                <w:szCs w:val="20"/>
                <w:lang w:val="en-GB" w:eastAsia="en-GB"/>
              </w:rPr>
            </w:pPr>
            <w:r w:rsidRPr="00784FBC">
              <w:rPr>
                <w:rFonts w:cs="Arial"/>
                <w:b/>
                <w:bCs/>
                <w:color w:val="FFFFFF"/>
                <w:szCs w:val="20"/>
                <w:lang w:eastAsia="en-ZA"/>
              </w:rPr>
              <w:t>BWL Field Name</w:t>
            </w:r>
          </w:p>
        </w:tc>
        <w:tc>
          <w:tcPr>
            <w:tcW w:w="3919" w:type="pct"/>
            <w:tcBorders>
              <w:top w:val="single" w:sz="4" w:space="0" w:color="auto"/>
              <w:left w:val="nil"/>
              <w:bottom w:val="single" w:sz="4" w:space="0" w:color="auto"/>
              <w:right w:val="single" w:sz="4" w:space="0" w:color="auto"/>
            </w:tcBorders>
            <w:shd w:val="clear" w:color="000000" w:fill="1F497D"/>
            <w:vAlign w:val="center"/>
            <w:hideMark/>
          </w:tcPr>
          <w:p w:rsidR="00784FBC" w:rsidRPr="00784FBC" w:rsidRDefault="00784FBC" w:rsidP="00784FBC">
            <w:pPr>
              <w:rPr>
                <w:rFonts w:cs="Arial"/>
                <w:b/>
                <w:bCs/>
                <w:color w:val="FFFFFF"/>
                <w:szCs w:val="20"/>
                <w:lang w:val="en-GB" w:eastAsia="en-GB"/>
              </w:rPr>
            </w:pPr>
            <w:r w:rsidRPr="00784FBC">
              <w:rPr>
                <w:rFonts w:cs="Arial"/>
                <w:b/>
                <w:bCs/>
                <w:color w:val="FFFFFF"/>
                <w:szCs w:val="20"/>
                <w:lang w:eastAsia="en-ZA"/>
              </w:rPr>
              <w:t>BWL Description</w:t>
            </w:r>
          </w:p>
        </w:tc>
      </w:tr>
      <w:tr w:rsidR="00784FBC" w:rsidRPr="00784FBC" w:rsidTr="00151E65">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ShipToNum</w:t>
            </w:r>
          </w:p>
        </w:tc>
        <w:tc>
          <w:tcPr>
            <w:tcW w:w="3919" w:type="pct"/>
            <w:tcBorders>
              <w:top w:val="nil"/>
              <w:left w:val="nil"/>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MMS Address Number as produced during mapping.</w:t>
            </w:r>
          </w:p>
        </w:tc>
      </w:tr>
      <w:tr w:rsidR="00784FBC" w:rsidRPr="00784FBC" w:rsidTr="00151E65">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ShipToName</w:t>
            </w:r>
          </w:p>
        </w:tc>
        <w:tc>
          <w:tcPr>
            <w:tcW w:w="3919" w:type="pct"/>
            <w:tcBorders>
              <w:top w:val="nil"/>
              <w:left w:val="nil"/>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MMS Address Name as produced during mapping.</w:t>
            </w:r>
          </w:p>
        </w:tc>
      </w:tr>
      <w:tr w:rsidR="00D1770B" w:rsidRPr="00784FBC" w:rsidTr="00A45542">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tcPr>
          <w:p w:rsidR="00D1770B" w:rsidRPr="00784FBC" w:rsidRDefault="00D1770B" w:rsidP="0013591A">
            <w:pPr>
              <w:rPr>
                <w:lang w:val="en-GB" w:eastAsia="en-GB"/>
              </w:rPr>
            </w:pPr>
            <w:r>
              <w:rPr>
                <w:lang w:val="en-GB" w:eastAsia="en-GB"/>
              </w:rPr>
              <w:t>Line Number</w:t>
            </w:r>
          </w:p>
        </w:tc>
        <w:tc>
          <w:tcPr>
            <w:tcW w:w="3919" w:type="pct"/>
            <w:tcBorders>
              <w:top w:val="nil"/>
              <w:left w:val="nil"/>
              <w:bottom w:val="single" w:sz="4" w:space="0" w:color="auto"/>
              <w:right w:val="single" w:sz="4" w:space="0" w:color="auto"/>
            </w:tcBorders>
            <w:shd w:val="clear" w:color="auto" w:fill="auto"/>
            <w:noWrap/>
            <w:vAlign w:val="bottom"/>
          </w:tcPr>
          <w:p w:rsidR="00D1770B" w:rsidRPr="00784FBC" w:rsidRDefault="00043743" w:rsidP="0013591A">
            <w:pPr>
              <w:rPr>
                <w:lang w:val="en-GB" w:eastAsia="en-GB"/>
              </w:rPr>
            </w:pPr>
            <w:r>
              <w:rPr>
                <w:lang w:val="en-GB" w:eastAsia="en-GB"/>
              </w:rPr>
              <w:t>Line Number</w:t>
            </w:r>
          </w:p>
        </w:tc>
      </w:tr>
      <w:tr w:rsidR="00784FBC" w:rsidRPr="00784FBC" w:rsidTr="00151E65">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Item Code</w:t>
            </w:r>
          </w:p>
        </w:tc>
        <w:tc>
          <w:tcPr>
            <w:tcW w:w="3919" w:type="pct"/>
            <w:tcBorders>
              <w:top w:val="nil"/>
              <w:left w:val="nil"/>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Item Code</w:t>
            </w:r>
          </w:p>
        </w:tc>
      </w:tr>
      <w:tr w:rsidR="00784FBC" w:rsidRPr="00784FBC" w:rsidTr="00151E65">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Item Description</w:t>
            </w:r>
          </w:p>
        </w:tc>
        <w:tc>
          <w:tcPr>
            <w:tcW w:w="3919" w:type="pct"/>
            <w:tcBorders>
              <w:top w:val="nil"/>
              <w:left w:val="nil"/>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Item Description</w:t>
            </w:r>
          </w:p>
        </w:tc>
      </w:tr>
      <w:tr w:rsidR="00784FBC" w:rsidRPr="00784FBC" w:rsidTr="00151E65">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Client Order Number</w:t>
            </w:r>
          </w:p>
        </w:tc>
        <w:tc>
          <w:tcPr>
            <w:tcW w:w="3919" w:type="pct"/>
            <w:tcBorders>
              <w:top w:val="nil"/>
              <w:left w:val="nil"/>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Original PO number</w:t>
            </w:r>
          </w:p>
        </w:tc>
      </w:tr>
      <w:tr w:rsidR="00784FBC" w:rsidRPr="00784FBC" w:rsidTr="00151E65">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Order Number</w:t>
            </w:r>
          </w:p>
        </w:tc>
        <w:tc>
          <w:tcPr>
            <w:tcW w:w="3919" w:type="pct"/>
            <w:tcBorders>
              <w:top w:val="nil"/>
              <w:left w:val="nil"/>
              <w:bottom w:val="single" w:sz="4" w:space="0" w:color="auto"/>
              <w:right w:val="single" w:sz="4" w:space="0" w:color="auto"/>
            </w:tcBorders>
            <w:shd w:val="clear" w:color="auto" w:fill="auto"/>
            <w:noWrap/>
            <w:vAlign w:val="bottom"/>
            <w:hideMark/>
          </w:tcPr>
          <w:p w:rsidR="00784FBC" w:rsidRPr="00784FBC" w:rsidRDefault="00784FBC" w:rsidP="0013591A">
            <w:pPr>
              <w:rPr>
                <w:lang w:val="en-GB" w:eastAsia="en-GB"/>
              </w:rPr>
            </w:pPr>
            <w:r w:rsidRPr="00784FBC">
              <w:rPr>
                <w:lang w:val="en-GB" w:eastAsia="en-GB"/>
              </w:rPr>
              <w:t>MMS Generated Order Number</w:t>
            </w:r>
          </w:p>
        </w:tc>
      </w:tr>
      <w:tr w:rsidR="00151E65" w:rsidRPr="00784FBC" w:rsidTr="00C429F1">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tcPr>
          <w:p w:rsidR="00151E65" w:rsidRPr="00784FBC" w:rsidRDefault="00151E65" w:rsidP="0013591A">
            <w:pPr>
              <w:rPr>
                <w:lang w:val="en-GB" w:eastAsia="en-GB"/>
              </w:rPr>
            </w:pPr>
            <w:r>
              <w:rPr>
                <w:lang w:val="en-GB" w:eastAsia="en-GB"/>
              </w:rPr>
              <w:t>ShipFrom</w:t>
            </w:r>
            <w:r w:rsidRPr="00784FBC">
              <w:rPr>
                <w:lang w:val="en-GB" w:eastAsia="en-GB"/>
              </w:rPr>
              <w:t>Num</w:t>
            </w:r>
          </w:p>
        </w:tc>
        <w:tc>
          <w:tcPr>
            <w:tcW w:w="3919" w:type="pct"/>
            <w:tcBorders>
              <w:top w:val="nil"/>
              <w:left w:val="nil"/>
              <w:bottom w:val="single" w:sz="4" w:space="0" w:color="auto"/>
              <w:right w:val="single" w:sz="4" w:space="0" w:color="auto"/>
            </w:tcBorders>
            <w:shd w:val="clear" w:color="auto" w:fill="auto"/>
            <w:noWrap/>
            <w:vAlign w:val="center"/>
          </w:tcPr>
          <w:p w:rsidR="00151E65" w:rsidRPr="00784FBC" w:rsidRDefault="00151E65" w:rsidP="0013591A">
            <w:pPr>
              <w:rPr>
                <w:lang w:val="en-GB" w:eastAsia="en-GB"/>
              </w:rPr>
            </w:pPr>
            <w:r w:rsidRPr="00784FBC">
              <w:rPr>
                <w:lang w:val="en-GB" w:eastAsia="en-GB"/>
              </w:rPr>
              <w:t>MMS Address Number as produced during mapping.</w:t>
            </w:r>
          </w:p>
        </w:tc>
      </w:tr>
      <w:tr w:rsidR="00151E65" w:rsidRPr="00784FBC" w:rsidTr="00C429F1">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tcPr>
          <w:p w:rsidR="00151E65" w:rsidRPr="00784FBC" w:rsidRDefault="00151E65" w:rsidP="0013591A">
            <w:pPr>
              <w:rPr>
                <w:lang w:val="en-GB" w:eastAsia="en-GB"/>
              </w:rPr>
            </w:pPr>
            <w:r w:rsidRPr="00784FBC">
              <w:rPr>
                <w:lang w:val="en-GB" w:eastAsia="en-GB"/>
              </w:rPr>
              <w:t>Ship</w:t>
            </w:r>
            <w:r>
              <w:rPr>
                <w:lang w:val="en-GB" w:eastAsia="en-GB"/>
              </w:rPr>
              <w:t>From</w:t>
            </w:r>
            <w:r w:rsidRPr="00784FBC">
              <w:rPr>
                <w:lang w:val="en-GB" w:eastAsia="en-GB"/>
              </w:rPr>
              <w:t>Name</w:t>
            </w:r>
          </w:p>
        </w:tc>
        <w:tc>
          <w:tcPr>
            <w:tcW w:w="3919" w:type="pct"/>
            <w:tcBorders>
              <w:top w:val="nil"/>
              <w:left w:val="nil"/>
              <w:bottom w:val="single" w:sz="4" w:space="0" w:color="auto"/>
              <w:right w:val="single" w:sz="4" w:space="0" w:color="auto"/>
            </w:tcBorders>
            <w:shd w:val="clear" w:color="auto" w:fill="auto"/>
            <w:noWrap/>
            <w:vAlign w:val="center"/>
          </w:tcPr>
          <w:p w:rsidR="00151E65" w:rsidRPr="00784FBC" w:rsidRDefault="00151E65" w:rsidP="0013591A">
            <w:pPr>
              <w:rPr>
                <w:lang w:val="en-GB" w:eastAsia="en-GB"/>
              </w:rPr>
            </w:pPr>
            <w:r w:rsidRPr="00784FBC">
              <w:rPr>
                <w:lang w:val="en-GB" w:eastAsia="en-GB"/>
              </w:rPr>
              <w:t>MMS Address Name as produced during mapping.</w:t>
            </w:r>
          </w:p>
        </w:tc>
      </w:tr>
      <w:tr w:rsidR="00151E65" w:rsidRPr="00784FBC" w:rsidTr="00151E65">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hideMark/>
          </w:tcPr>
          <w:p w:rsidR="00151E65" w:rsidRPr="00784FBC" w:rsidRDefault="00151E65" w:rsidP="0013591A">
            <w:pPr>
              <w:rPr>
                <w:lang w:val="en-GB" w:eastAsia="en-GB"/>
              </w:rPr>
            </w:pPr>
            <w:r w:rsidRPr="00784FBC">
              <w:rPr>
                <w:lang w:val="en-GB" w:eastAsia="en-GB"/>
              </w:rPr>
              <w:t>AddressClass2Id</w:t>
            </w:r>
          </w:p>
        </w:tc>
        <w:tc>
          <w:tcPr>
            <w:tcW w:w="3919" w:type="pct"/>
            <w:tcBorders>
              <w:top w:val="nil"/>
              <w:left w:val="nil"/>
              <w:bottom w:val="single" w:sz="4" w:space="0" w:color="auto"/>
              <w:right w:val="single" w:sz="4" w:space="0" w:color="auto"/>
            </w:tcBorders>
            <w:shd w:val="clear" w:color="auto" w:fill="auto"/>
            <w:noWrap/>
            <w:vAlign w:val="bottom"/>
            <w:hideMark/>
          </w:tcPr>
          <w:p w:rsidR="00151E65" w:rsidRPr="00784FBC" w:rsidRDefault="00151E65" w:rsidP="0013591A">
            <w:pPr>
              <w:rPr>
                <w:lang w:val="en-GB" w:eastAsia="en-GB"/>
              </w:rPr>
            </w:pPr>
            <w:r w:rsidRPr="00784FBC">
              <w:rPr>
                <w:lang w:val="en-GB" w:eastAsia="en-GB"/>
              </w:rPr>
              <w:t>International/local indicator Indicator.</w:t>
            </w:r>
          </w:p>
        </w:tc>
      </w:tr>
      <w:tr w:rsidR="00151E65" w:rsidRPr="00784FBC" w:rsidTr="00151E65">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tcPr>
          <w:p w:rsidR="00151E65" w:rsidRPr="00784FBC" w:rsidRDefault="00151E65" w:rsidP="0013591A">
            <w:pPr>
              <w:rPr>
                <w:lang w:val="en-GB" w:eastAsia="en-GB"/>
              </w:rPr>
            </w:pPr>
            <w:r>
              <w:rPr>
                <w:lang w:val="en-GB" w:eastAsia="en-GB"/>
              </w:rPr>
              <w:t>Client Transaction Type</w:t>
            </w:r>
          </w:p>
        </w:tc>
        <w:tc>
          <w:tcPr>
            <w:tcW w:w="3919" w:type="pct"/>
            <w:tcBorders>
              <w:top w:val="nil"/>
              <w:left w:val="nil"/>
              <w:bottom w:val="single" w:sz="4" w:space="0" w:color="auto"/>
              <w:right w:val="single" w:sz="4" w:space="0" w:color="auto"/>
            </w:tcBorders>
            <w:shd w:val="clear" w:color="auto" w:fill="auto"/>
            <w:noWrap/>
            <w:vAlign w:val="bottom"/>
          </w:tcPr>
          <w:p w:rsidR="00151E65" w:rsidRPr="00784FBC" w:rsidRDefault="00151E65" w:rsidP="0013591A">
            <w:pPr>
              <w:rPr>
                <w:lang w:val="en-GB" w:eastAsia="en-GB"/>
              </w:rPr>
            </w:pPr>
            <w:r>
              <w:rPr>
                <w:lang w:val="en-GB" w:eastAsia="en-GB"/>
              </w:rPr>
              <w:t>MMS Order Type</w:t>
            </w:r>
          </w:p>
        </w:tc>
      </w:tr>
      <w:tr w:rsidR="00151E65" w:rsidRPr="00784FBC" w:rsidTr="00FD4A67">
        <w:trPr>
          <w:trHeight w:val="300"/>
        </w:trPr>
        <w:tc>
          <w:tcPr>
            <w:tcW w:w="1081" w:type="pct"/>
            <w:tcBorders>
              <w:top w:val="nil"/>
              <w:left w:val="single" w:sz="4" w:space="0" w:color="auto"/>
              <w:bottom w:val="single" w:sz="4" w:space="0" w:color="auto"/>
              <w:right w:val="single" w:sz="4" w:space="0" w:color="auto"/>
            </w:tcBorders>
            <w:shd w:val="clear" w:color="auto" w:fill="auto"/>
            <w:noWrap/>
            <w:vAlign w:val="bottom"/>
            <w:hideMark/>
          </w:tcPr>
          <w:p w:rsidR="00151E65" w:rsidRPr="00784FBC" w:rsidRDefault="00151E65" w:rsidP="0013591A">
            <w:pPr>
              <w:rPr>
                <w:lang w:val="en-GB" w:eastAsia="en-GB"/>
              </w:rPr>
            </w:pPr>
            <w:r w:rsidRPr="00784FBC">
              <w:rPr>
                <w:lang w:val="en-GB" w:eastAsia="en-GB"/>
              </w:rPr>
              <w:t>Date Received</w:t>
            </w:r>
          </w:p>
        </w:tc>
        <w:tc>
          <w:tcPr>
            <w:tcW w:w="3919" w:type="pct"/>
            <w:tcBorders>
              <w:top w:val="nil"/>
              <w:left w:val="nil"/>
              <w:bottom w:val="single" w:sz="4" w:space="0" w:color="auto"/>
              <w:right w:val="single" w:sz="4" w:space="0" w:color="auto"/>
            </w:tcBorders>
            <w:shd w:val="clear" w:color="auto" w:fill="auto"/>
            <w:noWrap/>
            <w:vAlign w:val="bottom"/>
            <w:hideMark/>
          </w:tcPr>
          <w:p w:rsidR="00151E65" w:rsidRPr="00784FBC" w:rsidRDefault="00151E65" w:rsidP="0013591A">
            <w:pPr>
              <w:rPr>
                <w:lang w:val="en-GB" w:eastAsia="en-GB"/>
              </w:rPr>
            </w:pPr>
            <w:r w:rsidRPr="00784FBC">
              <w:rPr>
                <w:lang w:val="en-GB" w:eastAsia="en-GB"/>
              </w:rPr>
              <w:t>GRV Date</w:t>
            </w:r>
          </w:p>
        </w:tc>
      </w:tr>
      <w:tr w:rsidR="00151E65" w:rsidRPr="00784FBC" w:rsidTr="00FD4A67">
        <w:trPr>
          <w:trHeight w:val="300"/>
        </w:trPr>
        <w:tc>
          <w:tcPr>
            <w:tcW w:w="108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51E65" w:rsidRPr="00784FBC" w:rsidRDefault="00151E65" w:rsidP="0013591A">
            <w:pPr>
              <w:rPr>
                <w:lang w:val="en-GB" w:eastAsia="en-GB"/>
              </w:rPr>
            </w:pPr>
            <w:r w:rsidRPr="00784FBC">
              <w:rPr>
                <w:lang w:val="en-GB" w:eastAsia="en-GB"/>
              </w:rPr>
              <w:t>Quantity</w:t>
            </w:r>
          </w:p>
        </w:tc>
        <w:tc>
          <w:tcPr>
            <w:tcW w:w="3919" w:type="pct"/>
            <w:tcBorders>
              <w:top w:val="single" w:sz="4" w:space="0" w:color="auto"/>
              <w:left w:val="nil"/>
              <w:bottom w:val="single" w:sz="4" w:space="0" w:color="auto"/>
              <w:right w:val="single" w:sz="4" w:space="0" w:color="auto"/>
            </w:tcBorders>
            <w:shd w:val="clear" w:color="auto" w:fill="auto"/>
            <w:noWrap/>
            <w:vAlign w:val="bottom"/>
            <w:hideMark/>
          </w:tcPr>
          <w:p w:rsidR="00151E65" w:rsidRPr="00784FBC" w:rsidRDefault="00151E65" w:rsidP="0013591A">
            <w:pPr>
              <w:rPr>
                <w:lang w:val="en-GB" w:eastAsia="en-GB"/>
              </w:rPr>
            </w:pPr>
            <w:r w:rsidRPr="00784FBC">
              <w:rPr>
                <w:lang w:val="en-GB" w:eastAsia="en-GB"/>
              </w:rPr>
              <w:t xml:space="preserve">Quantity received on </w:t>
            </w:r>
            <w:r>
              <w:rPr>
                <w:lang w:val="en-GB" w:eastAsia="en-GB"/>
              </w:rPr>
              <w:t xml:space="preserve">a </w:t>
            </w:r>
            <w:r w:rsidRPr="00784FBC">
              <w:rPr>
                <w:lang w:val="en-GB" w:eastAsia="en-GB"/>
              </w:rPr>
              <w:t>line.</w:t>
            </w:r>
          </w:p>
        </w:tc>
      </w:tr>
      <w:tr w:rsidR="00FD4A67" w:rsidRPr="00784FBC" w:rsidTr="00FD4A67">
        <w:trPr>
          <w:trHeight w:val="300"/>
        </w:trPr>
        <w:tc>
          <w:tcPr>
            <w:tcW w:w="1081" w:type="pct"/>
            <w:tcBorders>
              <w:top w:val="single" w:sz="4" w:space="0" w:color="auto"/>
              <w:left w:val="single" w:sz="4" w:space="0" w:color="auto"/>
              <w:bottom w:val="single" w:sz="4" w:space="0" w:color="auto"/>
              <w:right w:val="single" w:sz="4" w:space="0" w:color="auto"/>
            </w:tcBorders>
            <w:shd w:val="clear" w:color="auto" w:fill="auto"/>
            <w:noWrap/>
            <w:vAlign w:val="bottom"/>
          </w:tcPr>
          <w:p w:rsidR="00FD4A67" w:rsidRPr="00784FBC" w:rsidRDefault="00FD4A67" w:rsidP="0013591A">
            <w:pPr>
              <w:rPr>
                <w:lang w:val="en-GB" w:eastAsia="en-GB"/>
              </w:rPr>
            </w:pPr>
            <w:r>
              <w:t>Order Status</w:t>
            </w:r>
          </w:p>
        </w:tc>
        <w:tc>
          <w:tcPr>
            <w:tcW w:w="3919" w:type="pct"/>
            <w:tcBorders>
              <w:top w:val="single" w:sz="4" w:space="0" w:color="auto"/>
              <w:left w:val="nil"/>
              <w:bottom w:val="single" w:sz="4" w:space="0" w:color="auto"/>
              <w:right w:val="single" w:sz="4" w:space="0" w:color="auto"/>
            </w:tcBorders>
            <w:shd w:val="clear" w:color="auto" w:fill="auto"/>
            <w:noWrap/>
            <w:vAlign w:val="bottom"/>
          </w:tcPr>
          <w:p w:rsidR="00FD4A67" w:rsidRPr="00784FBC" w:rsidRDefault="00FD4A67" w:rsidP="0013591A">
            <w:pPr>
              <w:rPr>
                <w:lang w:val="en-GB" w:eastAsia="en-GB"/>
              </w:rPr>
            </w:pPr>
          </w:p>
        </w:tc>
      </w:tr>
      <w:tr w:rsidR="00C429F1" w:rsidRPr="00784FBC" w:rsidTr="00D1770B">
        <w:trPr>
          <w:trHeight w:val="300"/>
        </w:trPr>
        <w:tc>
          <w:tcPr>
            <w:tcW w:w="1081" w:type="pct"/>
            <w:tcBorders>
              <w:top w:val="single" w:sz="4" w:space="0" w:color="auto"/>
              <w:left w:val="single" w:sz="4" w:space="0" w:color="auto"/>
              <w:bottom w:val="single" w:sz="4" w:space="0" w:color="auto"/>
              <w:right w:val="single" w:sz="4" w:space="0" w:color="auto"/>
            </w:tcBorders>
            <w:shd w:val="clear" w:color="auto" w:fill="auto"/>
            <w:noWrap/>
            <w:vAlign w:val="bottom"/>
          </w:tcPr>
          <w:p w:rsidR="00C429F1" w:rsidRDefault="00C429F1" w:rsidP="0013591A">
            <w:r>
              <w:t>Purchasing group</w:t>
            </w:r>
          </w:p>
        </w:tc>
        <w:tc>
          <w:tcPr>
            <w:tcW w:w="3919" w:type="pct"/>
            <w:tcBorders>
              <w:top w:val="single" w:sz="4" w:space="0" w:color="auto"/>
              <w:left w:val="nil"/>
              <w:bottom w:val="single" w:sz="4" w:space="0" w:color="auto"/>
              <w:right w:val="single" w:sz="4" w:space="0" w:color="auto"/>
            </w:tcBorders>
            <w:shd w:val="clear" w:color="auto" w:fill="auto"/>
            <w:noWrap/>
            <w:vAlign w:val="bottom"/>
          </w:tcPr>
          <w:p w:rsidR="00C429F1" w:rsidRPr="00784FBC" w:rsidRDefault="00C429F1" w:rsidP="0013591A">
            <w:pPr>
              <w:rPr>
                <w:lang w:val="en-GB" w:eastAsia="en-GB"/>
              </w:rPr>
            </w:pPr>
            <w:r>
              <w:t>Purchasing group that was on the order originally</w:t>
            </w:r>
          </w:p>
        </w:tc>
      </w:tr>
      <w:tr w:rsidR="00C429F1" w:rsidRPr="00784FBC" w:rsidTr="00D1770B">
        <w:trPr>
          <w:trHeight w:val="300"/>
        </w:trPr>
        <w:tc>
          <w:tcPr>
            <w:tcW w:w="1081" w:type="pct"/>
            <w:tcBorders>
              <w:top w:val="single" w:sz="4" w:space="0" w:color="auto"/>
              <w:left w:val="single" w:sz="4" w:space="0" w:color="auto"/>
              <w:bottom w:val="single" w:sz="4" w:space="0" w:color="auto"/>
              <w:right w:val="single" w:sz="4" w:space="0" w:color="auto"/>
            </w:tcBorders>
            <w:shd w:val="clear" w:color="auto" w:fill="auto"/>
            <w:noWrap/>
            <w:vAlign w:val="bottom"/>
          </w:tcPr>
          <w:p w:rsidR="00C429F1" w:rsidRDefault="00C429F1" w:rsidP="0013591A">
            <w:r w:rsidRPr="00C429F1">
              <w:t>ItemCategory1 Code</w:t>
            </w:r>
          </w:p>
        </w:tc>
        <w:tc>
          <w:tcPr>
            <w:tcW w:w="3919" w:type="pct"/>
            <w:tcBorders>
              <w:top w:val="single" w:sz="4" w:space="0" w:color="auto"/>
              <w:left w:val="nil"/>
              <w:bottom w:val="single" w:sz="4" w:space="0" w:color="auto"/>
              <w:right w:val="single" w:sz="4" w:space="0" w:color="auto"/>
            </w:tcBorders>
            <w:shd w:val="clear" w:color="auto" w:fill="auto"/>
            <w:noWrap/>
            <w:vAlign w:val="bottom"/>
          </w:tcPr>
          <w:p w:rsidR="00C429F1" w:rsidRPr="00C429F1" w:rsidRDefault="00C429F1" w:rsidP="0013591A">
            <w:r>
              <w:t>Material group Code from master data</w:t>
            </w:r>
          </w:p>
        </w:tc>
      </w:tr>
      <w:tr w:rsidR="00C429F1" w:rsidRPr="00784FBC" w:rsidTr="00D1770B">
        <w:trPr>
          <w:trHeight w:val="300"/>
        </w:trPr>
        <w:tc>
          <w:tcPr>
            <w:tcW w:w="1081" w:type="pct"/>
            <w:tcBorders>
              <w:top w:val="single" w:sz="4" w:space="0" w:color="auto"/>
              <w:left w:val="single" w:sz="4" w:space="0" w:color="auto"/>
              <w:bottom w:val="single" w:sz="4" w:space="0" w:color="auto"/>
              <w:right w:val="single" w:sz="4" w:space="0" w:color="auto"/>
            </w:tcBorders>
            <w:shd w:val="clear" w:color="auto" w:fill="auto"/>
            <w:noWrap/>
            <w:vAlign w:val="bottom"/>
          </w:tcPr>
          <w:p w:rsidR="00C429F1" w:rsidRPr="00C429F1" w:rsidRDefault="00C429F1" w:rsidP="0013591A">
            <w:r w:rsidRPr="00C429F1">
              <w:t>ItemCategory1 Description</w:t>
            </w:r>
          </w:p>
        </w:tc>
        <w:tc>
          <w:tcPr>
            <w:tcW w:w="3919" w:type="pct"/>
            <w:tcBorders>
              <w:top w:val="single" w:sz="4" w:space="0" w:color="auto"/>
              <w:left w:val="nil"/>
              <w:bottom w:val="single" w:sz="4" w:space="0" w:color="auto"/>
              <w:right w:val="single" w:sz="4" w:space="0" w:color="auto"/>
            </w:tcBorders>
            <w:shd w:val="clear" w:color="auto" w:fill="auto"/>
            <w:noWrap/>
            <w:vAlign w:val="bottom"/>
          </w:tcPr>
          <w:p w:rsidR="00C429F1" w:rsidRDefault="00C429F1" w:rsidP="0013591A">
            <w:r>
              <w:t>Material group Description from master data</w:t>
            </w:r>
          </w:p>
        </w:tc>
      </w:tr>
      <w:tr w:rsidR="00C429F1" w:rsidRPr="00784FBC" w:rsidTr="00D1770B">
        <w:trPr>
          <w:trHeight w:val="300"/>
        </w:trPr>
        <w:tc>
          <w:tcPr>
            <w:tcW w:w="1081" w:type="pct"/>
            <w:tcBorders>
              <w:top w:val="single" w:sz="4" w:space="0" w:color="auto"/>
              <w:left w:val="single" w:sz="4" w:space="0" w:color="auto"/>
              <w:bottom w:val="single" w:sz="4" w:space="0" w:color="auto"/>
              <w:right w:val="single" w:sz="4" w:space="0" w:color="auto"/>
            </w:tcBorders>
            <w:shd w:val="clear" w:color="auto" w:fill="auto"/>
            <w:noWrap/>
            <w:vAlign w:val="bottom"/>
          </w:tcPr>
          <w:p w:rsidR="00C429F1" w:rsidRDefault="00C429F1" w:rsidP="0013591A">
            <w:r w:rsidRPr="00C429F1">
              <w:t>ItemValue</w:t>
            </w:r>
          </w:p>
        </w:tc>
        <w:tc>
          <w:tcPr>
            <w:tcW w:w="3919" w:type="pct"/>
            <w:tcBorders>
              <w:top w:val="single" w:sz="4" w:space="0" w:color="auto"/>
              <w:left w:val="nil"/>
              <w:bottom w:val="single" w:sz="4" w:space="0" w:color="auto"/>
              <w:right w:val="single" w:sz="4" w:space="0" w:color="auto"/>
            </w:tcBorders>
            <w:shd w:val="clear" w:color="auto" w:fill="auto"/>
            <w:noWrap/>
            <w:vAlign w:val="bottom"/>
          </w:tcPr>
          <w:p w:rsidR="00C429F1" w:rsidRPr="00C429F1" w:rsidRDefault="00C429F1" w:rsidP="0013591A">
            <w:r>
              <w:t>Purchase Order Value</w:t>
            </w:r>
          </w:p>
        </w:tc>
      </w:tr>
      <w:tr w:rsidR="00C429F1" w:rsidRPr="00784FBC" w:rsidTr="00D1770B">
        <w:trPr>
          <w:trHeight w:val="300"/>
        </w:trPr>
        <w:tc>
          <w:tcPr>
            <w:tcW w:w="1081" w:type="pct"/>
            <w:tcBorders>
              <w:top w:val="single" w:sz="4" w:space="0" w:color="auto"/>
              <w:left w:val="single" w:sz="4" w:space="0" w:color="auto"/>
              <w:bottom w:val="single" w:sz="4" w:space="0" w:color="auto"/>
              <w:right w:val="single" w:sz="4" w:space="0" w:color="auto"/>
            </w:tcBorders>
            <w:shd w:val="clear" w:color="auto" w:fill="auto"/>
            <w:noWrap/>
            <w:vAlign w:val="bottom"/>
          </w:tcPr>
          <w:p w:rsidR="00C429F1" w:rsidRDefault="00C429F1" w:rsidP="0013591A">
            <w:r w:rsidRPr="00C429F1">
              <w:t>Item Type</w:t>
            </w:r>
            <w:r>
              <w:t xml:space="preserve"> Code</w:t>
            </w:r>
          </w:p>
        </w:tc>
        <w:tc>
          <w:tcPr>
            <w:tcW w:w="3919" w:type="pct"/>
            <w:tcBorders>
              <w:top w:val="single" w:sz="4" w:space="0" w:color="auto"/>
              <w:left w:val="nil"/>
              <w:bottom w:val="single" w:sz="4" w:space="0" w:color="auto"/>
              <w:right w:val="single" w:sz="4" w:space="0" w:color="auto"/>
            </w:tcBorders>
            <w:shd w:val="clear" w:color="auto" w:fill="auto"/>
            <w:noWrap/>
            <w:vAlign w:val="bottom"/>
          </w:tcPr>
          <w:p w:rsidR="00C429F1" w:rsidRPr="00784FBC" w:rsidRDefault="00C429F1" w:rsidP="0013591A">
            <w:pPr>
              <w:rPr>
                <w:lang w:val="en-GB" w:eastAsia="en-GB"/>
              </w:rPr>
            </w:pPr>
            <w:r>
              <w:t>Material type Code from master data</w:t>
            </w:r>
          </w:p>
        </w:tc>
      </w:tr>
      <w:tr w:rsidR="00C429F1" w:rsidRPr="00784FBC" w:rsidTr="00D1770B">
        <w:trPr>
          <w:trHeight w:val="300"/>
        </w:trPr>
        <w:tc>
          <w:tcPr>
            <w:tcW w:w="1081" w:type="pct"/>
            <w:tcBorders>
              <w:top w:val="single" w:sz="4" w:space="0" w:color="auto"/>
              <w:left w:val="single" w:sz="4" w:space="0" w:color="auto"/>
              <w:bottom w:val="single" w:sz="4" w:space="0" w:color="auto"/>
              <w:right w:val="single" w:sz="4" w:space="0" w:color="auto"/>
            </w:tcBorders>
            <w:shd w:val="clear" w:color="auto" w:fill="auto"/>
            <w:noWrap/>
            <w:vAlign w:val="bottom"/>
          </w:tcPr>
          <w:p w:rsidR="00C429F1" w:rsidRDefault="00C429F1" w:rsidP="00C429F1">
            <w:r w:rsidRPr="00C429F1">
              <w:t>Item Type Description</w:t>
            </w:r>
          </w:p>
        </w:tc>
        <w:tc>
          <w:tcPr>
            <w:tcW w:w="3919" w:type="pct"/>
            <w:tcBorders>
              <w:top w:val="single" w:sz="4" w:space="0" w:color="auto"/>
              <w:left w:val="nil"/>
              <w:bottom w:val="single" w:sz="4" w:space="0" w:color="auto"/>
              <w:right w:val="single" w:sz="4" w:space="0" w:color="auto"/>
            </w:tcBorders>
            <w:shd w:val="clear" w:color="auto" w:fill="auto"/>
            <w:noWrap/>
            <w:vAlign w:val="bottom"/>
          </w:tcPr>
          <w:p w:rsidR="00C429F1" w:rsidRDefault="00C429F1" w:rsidP="00C429F1">
            <w:r>
              <w:t>Material type description from master data</w:t>
            </w:r>
          </w:p>
        </w:tc>
      </w:tr>
    </w:tbl>
    <w:p w:rsidR="007C74EC" w:rsidRDefault="007C74EC" w:rsidP="007C74EC">
      <w:pPr>
        <w:pStyle w:val="Heading2"/>
      </w:pPr>
      <w:bookmarkStart w:id="20" w:name="_Toc490472972"/>
      <w:r w:rsidRPr="007C74EC">
        <w:t xml:space="preserve">Materials </w:t>
      </w:r>
      <w:r w:rsidR="00784FBC">
        <w:t xml:space="preserve">Returned </w:t>
      </w:r>
      <w:r w:rsidR="00151E65">
        <w:t>to the warehouses</w:t>
      </w:r>
      <w:bookmarkEnd w:id="20"/>
    </w:p>
    <w:p w:rsidR="007C74EC" w:rsidRDefault="007C74EC" w:rsidP="007C74EC">
      <w:r>
        <w:t>The purpose of this extract is to assist BWL operations in understanding which m</w:t>
      </w:r>
      <w:r w:rsidRPr="007C74EC">
        <w:t xml:space="preserve">aterials </w:t>
      </w:r>
      <w:r>
        <w:t xml:space="preserve">have been </w:t>
      </w:r>
      <w:r w:rsidR="00784FBC">
        <w:t>returned</w:t>
      </w:r>
      <w:r>
        <w:t xml:space="preserve"> </w:t>
      </w:r>
      <w:r w:rsidRPr="007C74EC">
        <w:t xml:space="preserve">from </w:t>
      </w:r>
      <w:r w:rsidR="00784FBC">
        <w:t>customers</w:t>
      </w:r>
      <w:r w:rsidR="00151E65">
        <w:t xml:space="preserve"> and vendors to the warehouse</w:t>
      </w:r>
      <w:ins w:id="21" w:author="Ilse Van Zyl [2]" w:date="2017-08-10T07:53:00Z">
        <w:r w:rsidR="000558F7">
          <w:t xml:space="preserve"> and which are open.</w:t>
        </w:r>
      </w:ins>
      <w:del w:id="22" w:author="Ilse Van Zyl [2]" w:date="2017-08-10T07:53:00Z">
        <w:r w:rsidDel="000558F7">
          <w:delText>.</w:delText>
        </w:r>
      </w:del>
    </w:p>
    <w:p w:rsidR="00E055D1" w:rsidRDefault="00E055D1" w:rsidP="00151E65"/>
    <w:p w:rsidR="00151E65" w:rsidRDefault="00151E65" w:rsidP="00151E65">
      <w:r>
        <w:t>The criteria for this report includes:</w:t>
      </w:r>
    </w:p>
    <w:p w:rsidR="00151E65" w:rsidRDefault="00151E65" w:rsidP="00E055D1">
      <w:pPr>
        <w:pStyle w:val="ListParagraph"/>
        <w:numPr>
          <w:ilvl w:val="0"/>
          <w:numId w:val="14"/>
        </w:numPr>
      </w:pPr>
      <w:r>
        <w:t>Only show order lines that have received a GRV status from OWMS GOO State Changes integrations.</w:t>
      </w:r>
    </w:p>
    <w:p w:rsidR="00151E65" w:rsidRDefault="00151E65" w:rsidP="00E055D1">
      <w:pPr>
        <w:pStyle w:val="ListParagraph"/>
        <w:numPr>
          <w:ilvl w:val="0"/>
          <w:numId w:val="14"/>
        </w:numPr>
      </w:pPr>
      <w:r>
        <w:t xml:space="preserve">Only show orders that are </w:t>
      </w:r>
      <w:r w:rsidRPr="006D67B3">
        <w:t xml:space="preserve">of client transaction type </w:t>
      </w:r>
    </w:p>
    <w:p w:rsidR="00151E65" w:rsidRDefault="00151E65" w:rsidP="00E055D1">
      <w:pPr>
        <w:pStyle w:val="ListParagraph"/>
        <w:numPr>
          <w:ilvl w:val="1"/>
          <w:numId w:val="15"/>
        </w:numPr>
      </w:pPr>
      <w:r>
        <w:t>CR_DOP_REP</w:t>
      </w:r>
    </w:p>
    <w:p w:rsidR="00151E65" w:rsidRDefault="00151E65" w:rsidP="00E055D1">
      <w:pPr>
        <w:pStyle w:val="ListParagraph"/>
        <w:numPr>
          <w:ilvl w:val="1"/>
          <w:numId w:val="15"/>
        </w:numPr>
      </w:pPr>
      <w:r>
        <w:t>CR_CC_FFU</w:t>
      </w:r>
    </w:p>
    <w:p w:rsidR="00151E65" w:rsidRDefault="00151E65" w:rsidP="00E055D1">
      <w:pPr>
        <w:pStyle w:val="ListParagraph"/>
        <w:numPr>
          <w:ilvl w:val="1"/>
          <w:numId w:val="15"/>
        </w:numPr>
      </w:pPr>
      <w:r>
        <w:t>CR_DOP_FFU</w:t>
      </w:r>
    </w:p>
    <w:p w:rsidR="00151E65" w:rsidRDefault="00151E65" w:rsidP="00E055D1">
      <w:pPr>
        <w:pStyle w:val="ListParagraph"/>
        <w:numPr>
          <w:ilvl w:val="1"/>
          <w:numId w:val="15"/>
        </w:numPr>
      </w:pPr>
      <w:r>
        <w:t>CR_PROJ_FFU</w:t>
      </w:r>
    </w:p>
    <w:p w:rsidR="00151E65" w:rsidRDefault="00151E65" w:rsidP="00E055D1">
      <w:pPr>
        <w:pStyle w:val="ListParagraph"/>
        <w:numPr>
          <w:ilvl w:val="1"/>
          <w:numId w:val="15"/>
        </w:numPr>
      </w:pPr>
      <w:r>
        <w:t>CR_TBI_FFU</w:t>
      </w:r>
    </w:p>
    <w:p w:rsidR="00151E65" w:rsidRDefault="00151E65" w:rsidP="00E055D1">
      <w:pPr>
        <w:pStyle w:val="ListParagraph"/>
        <w:numPr>
          <w:ilvl w:val="1"/>
          <w:numId w:val="15"/>
        </w:numPr>
      </w:pPr>
      <w:r>
        <w:t>CR_UTR</w:t>
      </w:r>
    </w:p>
    <w:p w:rsidR="00151E65" w:rsidRDefault="00151E65" w:rsidP="00E055D1">
      <w:pPr>
        <w:pStyle w:val="ListParagraph"/>
        <w:numPr>
          <w:ilvl w:val="1"/>
          <w:numId w:val="15"/>
        </w:numPr>
      </w:pPr>
      <w:r>
        <w:t>CRScrap400</w:t>
      </w:r>
    </w:p>
    <w:p w:rsidR="00151E65" w:rsidRDefault="00151E65" w:rsidP="00E055D1">
      <w:pPr>
        <w:pStyle w:val="ListParagraph"/>
        <w:numPr>
          <w:ilvl w:val="1"/>
          <w:numId w:val="15"/>
        </w:numPr>
      </w:pPr>
      <w:r>
        <w:t>CRScrapE</w:t>
      </w:r>
    </w:p>
    <w:p w:rsidR="00151E65" w:rsidRDefault="00151E65" w:rsidP="00E055D1">
      <w:pPr>
        <w:pStyle w:val="ListParagraph"/>
        <w:numPr>
          <w:ilvl w:val="0"/>
          <w:numId w:val="14"/>
        </w:numPr>
      </w:pPr>
      <w:r>
        <w:t>Only show orders within the date range as specified in the filter criteria FromDate and ToDate on the report screen.</w:t>
      </w:r>
    </w:p>
    <w:p w:rsidR="00151E65" w:rsidRDefault="00151E65" w:rsidP="00E055D1">
      <w:pPr>
        <w:pStyle w:val="ListParagraph"/>
        <w:numPr>
          <w:ilvl w:val="0"/>
          <w:numId w:val="14"/>
        </w:numPr>
      </w:pPr>
      <w:r>
        <w:t>Search functionality on this screen will be available to search on Client Order Number, Order Number and Vendor Code.</w:t>
      </w:r>
    </w:p>
    <w:p w:rsidR="00151E65" w:rsidRDefault="00151E65" w:rsidP="007C74EC"/>
    <w:p w:rsidR="007C74EC" w:rsidRDefault="007C74EC" w:rsidP="007C74EC">
      <w:pPr>
        <w:pStyle w:val="Caption"/>
        <w:keepNext/>
      </w:pPr>
      <w:r>
        <w:t xml:space="preserve">Table </w:t>
      </w:r>
      <w:r>
        <w:fldChar w:fldCharType="begin"/>
      </w:r>
      <w:r>
        <w:instrText xml:space="preserve"> SEQ Table \* ARABIC </w:instrText>
      </w:r>
      <w:r>
        <w:fldChar w:fldCharType="separate"/>
      </w:r>
      <w:r w:rsidR="00AA5098">
        <w:rPr>
          <w:noProof/>
        </w:rPr>
        <w:t>9</w:t>
      </w:r>
      <w:r>
        <w:fldChar w:fldCharType="end"/>
      </w:r>
      <w:r>
        <w:t>: Fields required</w:t>
      </w:r>
    </w:p>
    <w:tbl>
      <w:tblPr>
        <w:tblW w:w="5000" w:type="pct"/>
        <w:tblLook w:val="04A0" w:firstRow="1" w:lastRow="0" w:firstColumn="1" w:lastColumn="0" w:noHBand="0" w:noVBand="1"/>
      </w:tblPr>
      <w:tblGrid>
        <w:gridCol w:w="4145"/>
        <w:gridCol w:w="6312"/>
      </w:tblGrid>
      <w:tr w:rsidR="00784FBC" w:rsidRPr="00784FBC" w:rsidTr="00784FBC">
        <w:trPr>
          <w:trHeight w:val="765"/>
        </w:trPr>
        <w:tc>
          <w:tcPr>
            <w:tcW w:w="1982" w:type="pct"/>
            <w:tcBorders>
              <w:top w:val="single" w:sz="4" w:space="0" w:color="auto"/>
              <w:left w:val="single" w:sz="4" w:space="0" w:color="auto"/>
              <w:bottom w:val="single" w:sz="4" w:space="0" w:color="auto"/>
              <w:right w:val="single" w:sz="4" w:space="0" w:color="auto"/>
            </w:tcBorders>
            <w:shd w:val="clear" w:color="000000" w:fill="1F497D"/>
            <w:vAlign w:val="center"/>
            <w:hideMark/>
          </w:tcPr>
          <w:p w:rsidR="00784FBC" w:rsidRPr="00784FBC" w:rsidRDefault="00784FBC" w:rsidP="00784FBC">
            <w:pPr>
              <w:rPr>
                <w:rFonts w:cs="Arial"/>
                <w:b/>
                <w:bCs/>
                <w:color w:val="FFFFFF"/>
                <w:szCs w:val="20"/>
                <w:lang w:val="en-GB" w:eastAsia="en-GB"/>
              </w:rPr>
            </w:pPr>
            <w:r w:rsidRPr="00784FBC">
              <w:rPr>
                <w:rFonts w:cs="Arial"/>
                <w:b/>
                <w:bCs/>
                <w:color w:val="FFFFFF"/>
                <w:szCs w:val="20"/>
                <w:lang w:eastAsia="en-ZA"/>
              </w:rPr>
              <w:t>BWL Field Name</w:t>
            </w:r>
          </w:p>
        </w:tc>
        <w:tc>
          <w:tcPr>
            <w:tcW w:w="3018" w:type="pct"/>
            <w:tcBorders>
              <w:top w:val="single" w:sz="4" w:space="0" w:color="auto"/>
              <w:left w:val="nil"/>
              <w:bottom w:val="single" w:sz="4" w:space="0" w:color="auto"/>
              <w:right w:val="single" w:sz="4" w:space="0" w:color="auto"/>
            </w:tcBorders>
            <w:shd w:val="clear" w:color="000000" w:fill="1F497D"/>
            <w:vAlign w:val="center"/>
            <w:hideMark/>
          </w:tcPr>
          <w:p w:rsidR="00784FBC" w:rsidRPr="00784FBC" w:rsidRDefault="00784FBC" w:rsidP="00784FBC">
            <w:pPr>
              <w:rPr>
                <w:rFonts w:cs="Arial"/>
                <w:b/>
                <w:bCs/>
                <w:color w:val="FFFFFF"/>
                <w:szCs w:val="20"/>
                <w:lang w:val="en-GB" w:eastAsia="en-GB"/>
              </w:rPr>
            </w:pPr>
            <w:r w:rsidRPr="00784FBC">
              <w:rPr>
                <w:rFonts w:cs="Arial"/>
                <w:b/>
                <w:bCs/>
                <w:color w:val="FFFFFF"/>
                <w:szCs w:val="20"/>
                <w:lang w:eastAsia="en-ZA"/>
              </w:rPr>
              <w:t>BWL Description</w:t>
            </w:r>
          </w:p>
        </w:tc>
      </w:tr>
      <w:tr w:rsidR="00D97293" w:rsidRPr="00784FBC" w:rsidTr="00D1770B">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sidRPr="00784FBC">
              <w:rPr>
                <w:lang w:val="en-GB" w:eastAsia="en-GB"/>
              </w:rPr>
              <w:t>IE 6 Number/Client Order Number</w:t>
            </w:r>
          </w:p>
        </w:tc>
        <w:tc>
          <w:tcPr>
            <w:tcW w:w="3018" w:type="pct"/>
            <w:tcBorders>
              <w:top w:val="nil"/>
              <w:left w:val="nil"/>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sidRPr="00784FBC">
              <w:rPr>
                <w:lang w:val="en-GB" w:eastAsia="en-GB"/>
              </w:rPr>
              <w:t>IE 6 Number/Client Order Number</w:t>
            </w:r>
          </w:p>
        </w:tc>
      </w:tr>
      <w:tr w:rsidR="00D97293" w:rsidRPr="00784FBC" w:rsidTr="00D1770B">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sidRPr="00784FBC">
              <w:rPr>
                <w:lang w:val="en-GB" w:eastAsia="en-GB"/>
              </w:rPr>
              <w:t>Order Number</w:t>
            </w:r>
          </w:p>
        </w:tc>
        <w:tc>
          <w:tcPr>
            <w:tcW w:w="3018" w:type="pct"/>
            <w:tcBorders>
              <w:top w:val="nil"/>
              <w:left w:val="nil"/>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sidRPr="00784FBC">
              <w:rPr>
                <w:lang w:val="en-GB" w:eastAsia="en-GB"/>
              </w:rPr>
              <w:t>MMS Order Number</w:t>
            </w:r>
          </w:p>
        </w:tc>
      </w:tr>
      <w:tr w:rsidR="00D97293" w:rsidRPr="00784FBC" w:rsidTr="00D1770B">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sidRPr="00784FBC">
              <w:rPr>
                <w:lang w:val="en-GB" w:eastAsia="en-GB"/>
              </w:rPr>
              <w:t>Standing Works Order Number</w:t>
            </w:r>
          </w:p>
        </w:tc>
        <w:tc>
          <w:tcPr>
            <w:tcW w:w="3018" w:type="pct"/>
            <w:tcBorders>
              <w:top w:val="nil"/>
              <w:left w:val="nil"/>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sidRPr="00784FBC">
              <w:rPr>
                <w:lang w:val="en-GB" w:eastAsia="en-GB"/>
              </w:rPr>
              <w:t>Standing Works Order Number</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Item Code</w:t>
            </w:r>
          </w:p>
        </w:tc>
        <w:tc>
          <w:tcPr>
            <w:tcW w:w="3018" w:type="pct"/>
            <w:tcBorders>
              <w:top w:val="nil"/>
              <w:left w:val="nil"/>
              <w:bottom w:val="single" w:sz="4" w:space="0" w:color="auto"/>
              <w:right w:val="single" w:sz="4" w:space="0" w:color="auto"/>
            </w:tcBorders>
            <w:shd w:val="clear" w:color="auto" w:fill="auto"/>
            <w:noWrap/>
            <w:vAlign w:val="center"/>
            <w:hideMark/>
          </w:tcPr>
          <w:p w:rsidR="00D97293" w:rsidRPr="00784FBC" w:rsidRDefault="00D97293" w:rsidP="0013591A">
            <w:pPr>
              <w:rPr>
                <w:lang w:val="en-GB" w:eastAsia="en-GB"/>
              </w:rPr>
            </w:pPr>
            <w:r w:rsidRPr="00784FBC">
              <w:rPr>
                <w:lang w:val="en-GB" w:eastAsia="en-GB"/>
              </w:rPr>
              <w:t>Item Code</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Item Description</w:t>
            </w:r>
          </w:p>
        </w:tc>
        <w:tc>
          <w:tcPr>
            <w:tcW w:w="3018" w:type="pct"/>
            <w:tcBorders>
              <w:top w:val="nil"/>
              <w:left w:val="nil"/>
              <w:bottom w:val="single" w:sz="4" w:space="0" w:color="auto"/>
              <w:right w:val="single" w:sz="4" w:space="0" w:color="auto"/>
            </w:tcBorders>
            <w:shd w:val="clear" w:color="auto" w:fill="auto"/>
            <w:noWrap/>
            <w:vAlign w:val="center"/>
            <w:hideMark/>
          </w:tcPr>
          <w:p w:rsidR="00D97293" w:rsidRPr="00784FBC" w:rsidRDefault="00D97293" w:rsidP="0013591A">
            <w:pPr>
              <w:rPr>
                <w:lang w:val="en-GB" w:eastAsia="en-GB"/>
              </w:rPr>
            </w:pPr>
            <w:r w:rsidRPr="00784FBC">
              <w:rPr>
                <w:lang w:val="en-GB" w:eastAsia="en-GB"/>
              </w:rPr>
              <w:t>Item Description</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ShipToNum</w:t>
            </w:r>
          </w:p>
        </w:tc>
        <w:tc>
          <w:tcPr>
            <w:tcW w:w="3018" w:type="pct"/>
            <w:tcBorders>
              <w:top w:val="nil"/>
              <w:left w:val="nil"/>
              <w:bottom w:val="single" w:sz="4" w:space="0" w:color="auto"/>
              <w:right w:val="single" w:sz="4" w:space="0" w:color="auto"/>
            </w:tcBorders>
            <w:shd w:val="clear" w:color="auto" w:fill="auto"/>
            <w:noWrap/>
            <w:vAlign w:val="center"/>
            <w:hideMark/>
          </w:tcPr>
          <w:p w:rsidR="00D97293" w:rsidRPr="00784FBC" w:rsidRDefault="00D97293" w:rsidP="0013591A">
            <w:pPr>
              <w:rPr>
                <w:lang w:val="en-GB" w:eastAsia="en-GB"/>
              </w:rPr>
            </w:pPr>
            <w:r w:rsidRPr="00784FBC">
              <w:rPr>
                <w:lang w:val="en-GB" w:eastAsia="en-GB"/>
              </w:rPr>
              <w:t>MMS Address Number as produced during mapping.</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ShipToName</w:t>
            </w:r>
          </w:p>
        </w:tc>
        <w:tc>
          <w:tcPr>
            <w:tcW w:w="3018" w:type="pct"/>
            <w:tcBorders>
              <w:top w:val="nil"/>
              <w:left w:val="nil"/>
              <w:bottom w:val="single" w:sz="4" w:space="0" w:color="auto"/>
              <w:right w:val="single" w:sz="4" w:space="0" w:color="auto"/>
            </w:tcBorders>
            <w:shd w:val="clear" w:color="auto" w:fill="auto"/>
            <w:noWrap/>
            <w:vAlign w:val="center"/>
            <w:hideMark/>
          </w:tcPr>
          <w:p w:rsidR="00D97293" w:rsidRPr="00784FBC" w:rsidRDefault="00D97293" w:rsidP="0013591A">
            <w:pPr>
              <w:rPr>
                <w:lang w:val="en-GB" w:eastAsia="en-GB"/>
              </w:rPr>
            </w:pPr>
            <w:r w:rsidRPr="00784FBC">
              <w:rPr>
                <w:lang w:val="en-GB" w:eastAsia="en-GB"/>
              </w:rPr>
              <w:t>MMS Address Name as produced during mapping.</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Pr>
                <w:lang w:val="en-GB" w:eastAsia="en-GB"/>
              </w:rPr>
              <w:t>ShipFrom</w:t>
            </w:r>
            <w:r w:rsidRPr="00784FBC">
              <w:rPr>
                <w:lang w:val="en-GB" w:eastAsia="en-GB"/>
              </w:rPr>
              <w:t>Num</w:t>
            </w:r>
          </w:p>
        </w:tc>
        <w:tc>
          <w:tcPr>
            <w:tcW w:w="3018" w:type="pct"/>
            <w:tcBorders>
              <w:top w:val="nil"/>
              <w:left w:val="nil"/>
              <w:bottom w:val="single" w:sz="4" w:space="0" w:color="auto"/>
              <w:right w:val="single" w:sz="4" w:space="0" w:color="auto"/>
            </w:tcBorders>
            <w:shd w:val="clear" w:color="auto" w:fill="auto"/>
            <w:noWrap/>
            <w:vAlign w:val="center"/>
          </w:tcPr>
          <w:p w:rsidR="00D97293" w:rsidRPr="00784FBC" w:rsidRDefault="00D97293" w:rsidP="0013591A">
            <w:pPr>
              <w:rPr>
                <w:lang w:val="en-GB" w:eastAsia="en-GB"/>
              </w:rPr>
            </w:pPr>
            <w:r w:rsidRPr="00784FBC">
              <w:rPr>
                <w:lang w:val="en-GB" w:eastAsia="en-GB"/>
              </w:rPr>
              <w:t>MMS Address Number as produced during mapping.</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sidRPr="00784FBC">
              <w:rPr>
                <w:lang w:val="en-GB" w:eastAsia="en-GB"/>
              </w:rPr>
              <w:t>Ship</w:t>
            </w:r>
            <w:r>
              <w:rPr>
                <w:lang w:val="en-GB" w:eastAsia="en-GB"/>
              </w:rPr>
              <w:t>From</w:t>
            </w:r>
            <w:r w:rsidRPr="00784FBC">
              <w:rPr>
                <w:lang w:val="en-GB" w:eastAsia="en-GB"/>
              </w:rPr>
              <w:t>Name</w:t>
            </w:r>
          </w:p>
        </w:tc>
        <w:tc>
          <w:tcPr>
            <w:tcW w:w="3018" w:type="pct"/>
            <w:tcBorders>
              <w:top w:val="nil"/>
              <w:left w:val="nil"/>
              <w:bottom w:val="single" w:sz="4" w:space="0" w:color="auto"/>
              <w:right w:val="single" w:sz="4" w:space="0" w:color="auto"/>
            </w:tcBorders>
            <w:shd w:val="clear" w:color="auto" w:fill="auto"/>
            <w:noWrap/>
            <w:vAlign w:val="center"/>
          </w:tcPr>
          <w:p w:rsidR="00D97293" w:rsidRPr="00784FBC" w:rsidRDefault="00D97293" w:rsidP="0013591A">
            <w:pPr>
              <w:rPr>
                <w:lang w:val="en-GB" w:eastAsia="en-GB"/>
              </w:rPr>
            </w:pPr>
            <w:r w:rsidRPr="00784FBC">
              <w:rPr>
                <w:lang w:val="en-GB" w:eastAsia="en-GB"/>
              </w:rPr>
              <w:t>MMS Address Name as produced during mapping.</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Order Creation DT</w:t>
            </w:r>
          </w:p>
        </w:tc>
        <w:tc>
          <w:tcPr>
            <w:tcW w:w="3018" w:type="pct"/>
            <w:tcBorders>
              <w:top w:val="nil"/>
              <w:left w:val="nil"/>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Date that the customer return order was created</w:t>
            </w:r>
          </w:p>
        </w:tc>
      </w:tr>
      <w:tr w:rsidR="000558F7"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tcPr>
          <w:p w:rsidR="000558F7" w:rsidRPr="00784FBC" w:rsidRDefault="000558F7" w:rsidP="0013591A">
            <w:pPr>
              <w:rPr>
                <w:lang w:val="en-GB" w:eastAsia="en-GB"/>
              </w:rPr>
            </w:pPr>
          </w:p>
        </w:tc>
        <w:tc>
          <w:tcPr>
            <w:tcW w:w="3018" w:type="pct"/>
            <w:tcBorders>
              <w:top w:val="nil"/>
              <w:left w:val="nil"/>
              <w:bottom w:val="single" w:sz="4" w:space="0" w:color="auto"/>
              <w:right w:val="single" w:sz="4" w:space="0" w:color="auto"/>
            </w:tcBorders>
            <w:shd w:val="clear" w:color="auto" w:fill="auto"/>
            <w:noWrap/>
            <w:vAlign w:val="bottom"/>
          </w:tcPr>
          <w:p w:rsidR="000558F7" w:rsidRPr="00784FBC" w:rsidRDefault="000558F7" w:rsidP="0013591A">
            <w:pPr>
              <w:rPr>
                <w:lang w:val="en-GB" w:eastAsia="en-GB"/>
              </w:rPr>
            </w:pPr>
            <w:r>
              <w:rPr>
                <w:lang w:val="en-GB" w:eastAsia="en-GB"/>
              </w:rPr>
              <w:t>Quantity on the order</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Quantity</w:t>
            </w:r>
          </w:p>
        </w:tc>
        <w:tc>
          <w:tcPr>
            <w:tcW w:w="3018" w:type="pct"/>
            <w:tcBorders>
              <w:top w:val="nil"/>
              <w:left w:val="nil"/>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Quantity received on line.</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Pr>
                <w:lang w:val="en-GB" w:eastAsia="en-GB"/>
              </w:rPr>
              <w:t>Client Transaction Type</w:t>
            </w:r>
          </w:p>
        </w:tc>
        <w:tc>
          <w:tcPr>
            <w:tcW w:w="3018" w:type="pct"/>
            <w:tcBorders>
              <w:top w:val="nil"/>
              <w:left w:val="nil"/>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rPr>
                <w:lang w:val="en-GB" w:eastAsia="en-GB"/>
              </w:rPr>
              <w:t>MMS Order Type</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Item Value</w:t>
            </w:r>
          </w:p>
        </w:tc>
        <w:tc>
          <w:tcPr>
            <w:tcW w:w="3018" w:type="pct"/>
            <w:tcBorders>
              <w:top w:val="nil"/>
              <w:left w:val="nil"/>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Valuation amount/value of the goods returned.</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User that created order</w:t>
            </w:r>
          </w:p>
        </w:tc>
        <w:tc>
          <w:tcPr>
            <w:tcW w:w="3018" w:type="pct"/>
            <w:tcBorders>
              <w:top w:val="nil"/>
              <w:left w:val="nil"/>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User that created customer return order.</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Network Number/Cost Centre</w:t>
            </w:r>
          </w:p>
        </w:tc>
        <w:tc>
          <w:tcPr>
            <w:tcW w:w="3018" w:type="pct"/>
            <w:tcBorders>
              <w:top w:val="nil"/>
              <w:left w:val="nil"/>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Cost Element that the goods are returned against.</w:t>
            </w:r>
          </w:p>
        </w:tc>
      </w:tr>
      <w:tr w:rsidR="00D97293" w:rsidRPr="00784FBC" w:rsidTr="00784FBC">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Reason for movement</w:t>
            </w:r>
          </w:p>
        </w:tc>
        <w:tc>
          <w:tcPr>
            <w:tcW w:w="3018" w:type="pct"/>
            <w:tcBorders>
              <w:top w:val="nil"/>
              <w:left w:val="nil"/>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Reason for movement (this is only for scrap CRs)</w:t>
            </w:r>
          </w:p>
        </w:tc>
      </w:tr>
      <w:tr w:rsidR="00D97293" w:rsidRPr="00784FBC" w:rsidTr="00FD4A67">
        <w:trPr>
          <w:trHeight w:val="300"/>
        </w:trPr>
        <w:tc>
          <w:tcPr>
            <w:tcW w:w="1982" w:type="pct"/>
            <w:tcBorders>
              <w:top w:val="nil"/>
              <w:left w:val="single" w:sz="4" w:space="0" w:color="auto"/>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Network Activity</w:t>
            </w:r>
          </w:p>
        </w:tc>
        <w:tc>
          <w:tcPr>
            <w:tcW w:w="3018" w:type="pct"/>
            <w:tcBorders>
              <w:top w:val="nil"/>
              <w:left w:val="nil"/>
              <w:bottom w:val="single" w:sz="4" w:space="0" w:color="auto"/>
              <w:right w:val="single" w:sz="4" w:space="0" w:color="auto"/>
            </w:tcBorders>
            <w:shd w:val="clear" w:color="auto" w:fill="auto"/>
            <w:noWrap/>
            <w:vAlign w:val="bottom"/>
            <w:hideMark/>
          </w:tcPr>
          <w:p w:rsidR="00D97293" w:rsidRPr="00784FBC" w:rsidRDefault="00D97293" w:rsidP="0013591A">
            <w:pPr>
              <w:rPr>
                <w:lang w:val="en-GB" w:eastAsia="en-GB"/>
              </w:rPr>
            </w:pPr>
            <w:r w:rsidRPr="00784FBC">
              <w:rPr>
                <w:lang w:val="en-GB" w:eastAsia="en-GB"/>
              </w:rPr>
              <w:t>Network Activity is a SAP required field.</w:t>
            </w:r>
          </w:p>
        </w:tc>
      </w:tr>
      <w:tr w:rsidR="00D97293" w:rsidRPr="00784FBC" w:rsidTr="00FD4A67">
        <w:trPr>
          <w:trHeight w:val="300"/>
        </w:trPr>
        <w:tc>
          <w:tcPr>
            <w:tcW w:w="1982"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t>Order Status</w:t>
            </w:r>
          </w:p>
        </w:tc>
        <w:tc>
          <w:tcPr>
            <w:tcW w:w="3018"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p>
        </w:tc>
      </w:tr>
      <w:tr w:rsidR="00D97293" w:rsidRPr="00784FBC" w:rsidTr="00043743">
        <w:trPr>
          <w:trHeight w:val="300"/>
        </w:trPr>
        <w:tc>
          <w:tcPr>
            <w:tcW w:w="1982"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Default="00D97293" w:rsidP="0013591A">
            <w:r w:rsidRPr="00C429F1">
              <w:t>ItemCategory1 Code</w:t>
            </w:r>
          </w:p>
        </w:tc>
        <w:tc>
          <w:tcPr>
            <w:tcW w:w="3018"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t>Material group Code from master data</w:t>
            </w:r>
          </w:p>
        </w:tc>
      </w:tr>
      <w:tr w:rsidR="00D97293" w:rsidRPr="00784FBC" w:rsidTr="00043743">
        <w:trPr>
          <w:trHeight w:val="300"/>
        </w:trPr>
        <w:tc>
          <w:tcPr>
            <w:tcW w:w="1982"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Default="00D97293" w:rsidP="0013591A">
            <w:r w:rsidRPr="00C429F1">
              <w:t>ItemCategory1 Description</w:t>
            </w:r>
          </w:p>
        </w:tc>
        <w:tc>
          <w:tcPr>
            <w:tcW w:w="3018"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t>Material group Description from master data</w:t>
            </w:r>
          </w:p>
        </w:tc>
      </w:tr>
      <w:tr w:rsidR="00D97293" w:rsidRPr="00784FBC" w:rsidTr="00043743">
        <w:trPr>
          <w:trHeight w:val="300"/>
        </w:trPr>
        <w:tc>
          <w:tcPr>
            <w:tcW w:w="1982"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Default="00D97293" w:rsidP="0013591A">
            <w:r w:rsidRPr="00C429F1">
              <w:t>Item Type</w:t>
            </w:r>
            <w:r>
              <w:t xml:space="preserve"> Code</w:t>
            </w:r>
          </w:p>
        </w:tc>
        <w:tc>
          <w:tcPr>
            <w:tcW w:w="3018"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t>Material type Code from master data</w:t>
            </w:r>
          </w:p>
        </w:tc>
      </w:tr>
      <w:tr w:rsidR="00D97293" w:rsidRPr="00784FBC" w:rsidTr="00043743">
        <w:trPr>
          <w:trHeight w:val="300"/>
        </w:trPr>
        <w:tc>
          <w:tcPr>
            <w:tcW w:w="1982"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Default="00D97293" w:rsidP="0013591A">
            <w:r w:rsidRPr="00C429F1">
              <w:t>Item Type Description</w:t>
            </w:r>
          </w:p>
        </w:tc>
        <w:tc>
          <w:tcPr>
            <w:tcW w:w="3018" w:type="pct"/>
            <w:tcBorders>
              <w:top w:val="single" w:sz="4" w:space="0" w:color="auto"/>
              <w:left w:val="single" w:sz="4" w:space="0" w:color="auto"/>
              <w:bottom w:val="single" w:sz="4" w:space="0" w:color="auto"/>
              <w:right w:val="single" w:sz="4" w:space="0" w:color="auto"/>
            </w:tcBorders>
            <w:shd w:val="clear" w:color="auto" w:fill="auto"/>
            <w:noWrap/>
            <w:vAlign w:val="bottom"/>
          </w:tcPr>
          <w:p w:rsidR="00D97293" w:rsidRPr="00784FBC" w:rsidRDefault="00D97293" w:rsidP="0013591A">
            <w:pPr>
              <w:rPr>
                <w:lang w:val="en-GB" w:eastAsia="en-GB"/>
              </w:rPr>
            </w:pPr>
            <w:r>
              <w:t>Material type description from master data</w:t>
            </w:r>
          </w:p>
        </w:tc>
      </w:tr>
    </w:tbl>
    <w:p w:rsidR="007164CF" w:rsidRDefault="005926F3" w:rsidP="007164CF">
      <w:pPr>
        <w:pStyle w:val="Heading2"/>
      </w:pPr>
      <w:bookmarkStart w:id="23" w:name="_Toc490472973"/>
      <w:r w:rsidRPr="007164CF">
        <w:t>End-customer STOs</w:t>
      </w:r>
      <w:r>
        <w:t xml:space="preserve"> </w:t>
      </w:r>
      <w:r w:rsidR="00CC58B8">
        <w:t>Order Life Cycle</w:t>
      </w:r>
      <w:bookmarkEnd w:id="23"/>
      <w:r w:rsidR="00CC58B8">
        <w:t xml:space="preserve"> </w:t>
      </w:r>
    </w:p>
    <w:p w:rsidR="00151E65" w:rsidRDefault="00151E65" w:rsidP="00151E65">
      <w:r>
        <w:t>The purpose of this extract is to assist BWL operations in understanding which m</w:t>
      </w:r>
      <w:r w:rsidRPr="007C74EC">
        <w:t xml:space="preserve">aterials </w:t>
      </w:r>
      <w:r w:rsidR="008D50F2">
        <w:t>have gone through the order life cycle for end-customers.</w:t>
      </w:r>
    </w:p>
    <w:p w:rsidR="00196026" w:rsidRDefault="00196026" w:rsidP="00151E65"/>
    <w:p w:rsidR="00151E65" w:rsidRDefault="00151E65" w:rsidP="00151E65">
      <w:r>
        <w:t>The criteria for this report includes:</w:t>
      </w:r>
    </w:p>
    <w:p w:rsidR="00CC58B8" w:rsidRDefault="00151E65" w:rsidP="00CC58B8">
      <w:pPr>
        <w:pStyle w:val="ListParagraph"/>
        <w:numPr>
          <w:ilvl w:val="0"/>
          <w:numId w:val="14"/>
        </w:numPr>
      </w:pPr>
      <w:r>
        <w:t>Only show orders</w:t>
      </w:r>
      <w:r w:rsidR="00CC58B8">
        <w:t xml:space="preserve"> of order type</w:t>
      </w:r>
    </w:p>
    <w:p w:rsidR="00CC58B8" w:rsidRDefault="00CC58B8" w:rsidP="00CC58B8">
      <w:pPr>
        <w:pStyle w:val="ListParagraph"/>
        <w:numPr>
          <w:ilvl w:val="1"/>
          <w:numId w:val="16"/>
        </w:numPr>
      </w:pPr>
      <w:r>
        <w:t>CCNORM</w:t>
      </w:r>
    </w:p>
    <w:p w:rsidR="00CC58B8" w:rsidRDefault="00CC58B8" w:rsidP="00CC58B8">
      <w:pPr>
        <w:pStyle w:val="ListParagraph"/>
        <w:numPr>
          <w:ilvl w:val="1"/>
          <w:numId w:val="16"/>
        </w:numPr>
      </w:pPr>
      <w:r>
        <w:t>CCPROJ</w:t>
      </w:r>
    </w:p>
    <w:p w:rsidR="00CC58B8" w:rsidRDefault="00CC58B8" w:rsidP="00CC58B8">
      <w:pPr>
        <w:pStyle w:val="ListParagraph"/>
        <w:numPr>
          <w:ilvl w:val="1"/>
          <w:numId w:val="16"/>
        </w:numPr>
      </w:pPr>
      <w:r>
        <w:t>CCSOD</w:t>
      </w:r>
    </w:p>
    <w:p w:rsidR="00CC58B8" w:rsidRDefault="00CC58B8" w:rsidP="00CC58B8">
      <w:pPr>
        <w:pStyle w:val="ListParagraph"/>
        <w:numPr>
          <w:ilvl w:val="1"/>
          <w:numId w:val="16"/>
        </w:numPr>
      </w:pPr>
      <w:r>
        <w:t>CCTBI</w:t>
      </w:r>
    </w:p>
    <w:p w:rsidR="00CC58B8" w:rsidRDefault="00CC58B8" w:rsidP="00CC58B8">
      <w:pPr>
        <w:pStyle w:val="ListParagraph"/>
        <w:numPr>
          <w:ilvl w:val="1"/>
          <w:numId w:val="16"/>
        </w:numPr>
      </w:pPr>
      <w:r>
        <w:t>CDNorm</w:t>
      </w:r>
    </w:p>
    <w:p w:rsidR="00CC58B8" w:rsidRDefault="00CC58B8" w:rsidP="00CC58B8">
      <w:pPr>
        <w:pStyle w:val="ListParagraph"/>
        <w:numPr>
          <w:ilvl w:val="1"/>
          <w:numId w:val="16"/>
        </w:numPr>
      </w:pPr>
      <w:r>
        <w:t>CDPROJ</w:t>
      </w:r>
    </w:p>
    <w:p w:rsidR="00CC58B8" w:rsidRDefault="00CC58B8" w:rsidP="00CC58B8">
      <w:pPr>
        <w:pStyle w:val="ListParagraph"/>
        <w:numPr>
          <w:ilvl w:val="1"/>
          <w:numId w:val="16"/>
        </w:numPr>
      </w:pPr>
      <w:r>
        <w:t>CDSOD</w:t>
      </w:r>
    </w:p>
    <w:p w:rsidR="00151E65" w:rsidRDefault="00CC58B8" w:rsidP="00CC58B8">
      <w:pPr>
        <w:pStyle w:val="ListParagraph"/>
        <w:numPr>
          <w:ilvl w:val="1"/>
          <w:numId w:val="16"/>
        </w:numPr>
      </w:pPr>
      <w:r>
        <w:t>CDTBI</w:t>
      </w:r>
    </w:p>
    <w:p w:rsidR="00151E65" w:rsidRDefault="00151E65" w:rsidP="00E055D1">
      <w:pPr>
        <w:pStyle w:val="ListParagraph"/>
        <w:numPr>
          <w:ilvl w:val="0"/>
          <w:numId w:val="14"/>
        </w:numPr>
      </w:pPr>
      <w:r>
        <w:t>Only show orders within the date range as specified in the filter criteria FromDate and ToDate on the report screen.</w:t>
      </w:r>
    </w:p>
    <w:p w:rsidR="00151E65" w:rsidRDefault="00151E65" w:rsidP="00E055D1">
      <w:pPr>
        <w:pStyle w:val="ListParagraph"/>
        <w:numPr>
          <w:ilvl w:val="0"/>
          <w:numId w:val="14"/>
        </w:numPr>
      </w:pPr>
      <w:r>
        <w:t xml:space="preserve">Search functionality on this screen will be available to search on </w:t>
      </w:r>
      <w:r w:rsidR="00CC58B8">
        <w:t>Client Order Number, Order Number.</w:t>
      </w:r>
    </w:p>
    <w:p w:rsidR="007D3267" w:rsidRDefault="007D3267" w:rsidP="00E055D1">
      <w:pPr>
        <w:pStyle w:val="ListParagraph"/>
        <w:numPr>
          <w:ilvl w:val="0"/>
          <w:numId w:val="14"/>
        </w:numPr>
      </w:pPr>
      <w:r>
        <w:t>Level: this report will be on a sub-line level as per the transaction in OWMS.</w:t>
      </w:r>
    </w:p>
    <w:p w:rsidR="00151E65" w:rsidRDefault="00151E65" w:rsidP="00151E65"/>
    <w:p w:rsidR="00151E65" w:rsidRDefault="00151E65" w:rsidP="00151E65">
      <w:pPr>
        <w:pStyle w:val="Caption"/>
        <w:keepNext/>
      </w:pPr>
      <w:r>
        <w:t xml:space="preserve">Table </w:t>
      </w:r>
      <w:r>
        <w:fldChar w:fldCharType="begin"/>
      </w:r>
      <w:r>
        <w:instrText xml:space="preserve"> SEQ Table \* ARABIC </w:instrText>
      </w:r>
      <w:r>
        <w:fldChar w:fldCharType="separate"/>
      </w:r>
      <w:r w:rsidR="00AA5098">
        <w:rPr>
          <w:noProof/>
        </w:rPr>
        <w:t>10</w:t>
      </w:r>
      <w:r>
        <w:fldChar w:fldCharType="end"/>
      </w:r>
      <w:r>
        <w:t>: Fields required</w:t>
      </w:r>
    </w:p>
    <w:tbl>
      <w:tblPr>
        <w:tblW w:w="5000" w:type="pct"/>
        <w:tblLayout w:type="fixed"/>
        <w:tblLook w:val="04A0" w:firstRow="1" w:lastRow="0" w:firstColumn="1" w:lastColumn="0" w:noHBand="0" w:noVBand="1"/>
      </w:tblPr>
      <w:tblGrid>
        <w:gridCol w:w="2055"/>
        <w:gridCol w:w="4522"/>
        <w:gridCol w:w="1941"/>
        <w:gridCol w:w="1939"/>
      </w:tblGrid>
      <w:tr w:rsidR="000C4F9C" w:rsidRPr="00DF674D" w:rsidTr="000C4F9C">
        <w:trPr>
          <w:trHeight w:val="300"/>
        </w:trPr>
        <w:tc>
          <w:tcPr>
            <w:tcW w:w="983" w:type="pct"/>
            <w:tcBorders>
              <w:top w:val="single" w:sz="4" w:space="0" w:color="auto"/>
              <w:left w:val="single" w:sz="4" w:space="0" w:color="auto"/>
              <w:bottom w:val="single" w:sz="4" w:space="0" w:color="auto"/>
              <w:right w:val="single" w:sz="4" w:space="0" w:color="auto"/>
            </w:tcBorders>
            <w:shd w:val="clear" w:color="auto" w:fill="244061" w:themeFill="accent1" w:themeFillShade="80"/>
            <w:vAlign w:val="center"/>
            <w:hideMark/>
          </w:tcPr>
          <w:p w:rsidR="000C4F9C" w:rsidRPr="00DF674D" w:rsidRDefault="000C4F9C" w:rsidP="00DF674D">
            <w:pPr>
              <w:rPr>
                <w:rFonts w:cs="Arial"/>
                <w:b/>
                <w:bCs/>
                <w:color w:val="FFFFFF"/>
                <w:szCs w:val="20"/>
                <w:lang w:val="en-GB" w:eastAsia="en-GB"/>
              </w:rPr>
            </w:pPr>
            <w:r w:rsidRPr="00DF674D">
              <w:rPr>
                <w:rFonts w:cs="Arial"/>
                <w:b/>
                <w:bCs/>
                <w:color w:val="FFFFFF"/>
                <w:szCs w:val="20"/>
                <w:lang w:eastAsia="en-ZA"/>
              </w:rPr>
              <w:t>Field Name</w:t>
            </w:r>
          </w:p>
        </w:tc>
        <w:tc>
          <w:tcPr>
            <w:tcW w:w="2162" w:type="pct"/>
            <w:tcBorders>
              <w:top w:val="single" w:sz="4" w:space="0" w:color="auto"/>
              <w:left w:val="nil"/>
              <w:bottom w:val="single" w:sz="4" w:space="0" w:color="auto"/>
              <w:right w:val="single" w:sz="4" w:space="0" w:color="auto"/>
            </w:tcBorders>
            <w:shd w:val="clear" w:color="auto" w:fill="244061" w:themeFill="accent1" w:themeFillShade="80"/>
            <w:vAlign w:val="center"/>
            <w:hideMark/>
          </w:tcPr>
          <w:p w:rsidR="000C4F9C" w:rsidRPr="00DF674D" w:rsidRDefault="000C4F9C" w:rsidP="00DF674D">
            <w:pPr>
              <w:rPr>
                <w:rFonts w:cs="Arial"/>
                <w:b/>
                <w:bCs/>
                <w:color w:val="FFFFFF"/>
                <w:szCs w:val="20"/>
                <w:lang w:val="en-GB" w:eastAsia="en-GB"/>
              </w:rPr>
            </w:pPr>
            <w:r w:rsidRPr="00DF674D">
              <w:rPr>
                <w:rFonts w:cs="Arial"/>
                <w:b/>
                <w:bCs/>
                <w:color w:val="FFFFFF"/>
                <w:szCs w:val="20"/>
                <w:lang w:eastAsia="en-ZA"/>
              </w:rPr>
              <w:t>Description</w:t>
            </w:r>
          </w:p>
        </w:tc>
        <w:tc>
          <w:tcPr>
            <w:tcW w:w="928" w:type="pct"/>
            <w:tcBorders>
              <w:top w:val="single" w:sz="4" w:space="0" w:color="auto"/>
              <w:left w:val="nil"/>
              <w:bottom w:val="single" w:sz="4" w:space="0" w:color="auto"/>
              <w:right w:val="single" w:sz="4" w:space="0" w:color="auto"/>
            </w:tcBorders>
            <w:shd w:val="clear" w:color="auto" w:fill="244061" w:themeFill="accent1" w:themeFillShade="80"/>
            <w:vAlign w:val="center"/>
            <w:hideMark/>
          </w:tcPr>
          <w:p w:rsidR="000C4F9C" w:rsidRPr="00DF674D" w:rsidRDefault="000C4F9C" w:rsidP="00DF674D">
            <w:pPr>
              <w:rPr>
                <w:rFonts w:cs="Arial"/>
                <w:b/>
                <w:bCs/>
                <w:color w:val="FFFFFF"/>
                <w:szCs w:val="20"/>
                <w:lang w:val="en-GB" w:eastAsia="en-GB"/>
              </w:rPr>
            </w:pPr>
            <w:r w:rsidRPr="00DF674D">
              <w:rPr>
                <w:rFonts w:cs="Arial"/>
                <w:b/>
                <w:bCs/>
                <w:color w:val="FFFFFF"/>
                <w:szCs w:val="20"/>
                <w:lang w:eastAsia="en-ZA"/>
              </w:rPr>
              <w:t>Status of manually compiled report</w:t>
            </w:r>
          </w:p>
        </w:tc>
        <w:tc>
          <w:tcPr>
            <w:tcW w:w="927" w:type="pct"/>
            <w:tcBorders>
              <w:top w:val="single" w:sz="4" w:space="0" w:color="auto"/>
              <w:left w:val="nil"/>
              <w:bottom w:val="single" w:sz="4" w:space="0" w:color="auto"/>
              <w:right w:val="single" w:sz="4" w:space="0" w:color="auto"/>
            </w:tcBorders>
            <w:shd w:val="clear" w:color="auto" w:fill="244061" w:themeFill="accent1" w:themeFillShade="80"/>
          </w:tcPr>
          <w:p w:rsidR="000C4F9C" w:rsidRPr="00DF674D" w:rsidRDefault="000C4F9C" w:rsidP="00DF674D">
            <w:pPr>
              <w:rPr>
                <w:rFonts w:cs="Arial"/>
                <w:b/>
                <w:bCs/>
                <w:color w:val="FFFFFF"/>
                <w:szCs w:val="20"/>
                <w:lang w:eastAsia="en-ZA"/>
              </w:rPr>
            </w:pPr>
            <w:r>
              <w:rPr>
                <w:rFonts w:cs="Arial"/>
                <w:b/>
                <w:bCs/>
                <w:color w:val="FFFFFF"/>
                <w:szCs w:val="20"/>
                <w:lang w:eastAsia="en-ZA"/>
              </w:rPr>
              <w:t>Source and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OWMS.ORDER</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MMS Order Number</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OWMS, sub-line transaction level</w:t>
            </w:r>
          </w:p>
        </w:tc>
      </w:tr>
      <w:tr w:rsidR="000C4F9C" w:rsidRPr="00DF674D" w:rsidTr="000C4F9C">
        <w:trPr>
          <w:trHeight w:val="315"/>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LineNumber</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Order line number</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 remember this report is on a sub-line level.</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456707">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Material Code</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Item Code</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456707">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ORDER.TYPE</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MMS Order Type</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456707">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LPN</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OWMS LPN allocation in the warehouse.</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456707">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DELIVERY.ID</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OWMS Delivery allocation in the warehouse.</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456707">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ShipToNum</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Address Number that shipment is going to.</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MMS, Bulk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ShipToName</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Address Name that shipment is going to.</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253BD9">
              <w:rPr>
                <w:rFonts w:cs="Arial"/>
                <w:color w:val="000000"/>
                <w:szCs w:val="20"/>
                <w:lang w:val="en-GB" w:eastAsia="en-GB"/>
              </w:rPr>
              <w:t>MMS, Bulk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ShipFromNum</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Address Number that shipment is sourcing from.</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253BD9">
              <w:rPr>
                <w:rFonts w:cs="Arial"/>
                <w:color w:val="000000"/>
                <w:szCs w:val="20"/>
                <w:lang w:val="en-GB" w:eastAsia="en-GB"/>
              </w:rPr>
              <w:t>MMS, Bulk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ShipToName</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Address Name that shipment is sourcing from.</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253BD9">
              <w:rPr>
                <w:rFonts w:cs="Arial"/>
                <w:color w:val="000000"/>
                <w:szCs w:val="20"/>
                <w:lang w:val="en-GB" w:eastAsia="en-GB"/>
              </w:rPr>
              <w:t>MMS, Bulk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LINE.STATUS</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OWMS transaction status</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7F3606">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ORG.CODE</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OWMS organisation code</w:t>
            </w:r>
          </w:p>
        </w:tc>
        <w:tc>
          <w:tcPr>
            <w:tcW w:w="928" w:type="pct"/>
            <w:tcBorders>
              <w:top w:val="nil"/>
              <w:left w:val="nil"/>
              <w:bottom w:val="single" w:sz="4" w:space="0" w:color="auto"/>
              <w:right w:val="single" w:sz="4" w:space="0" w:color="auto"/>
            </w:tcBorders>
            <w:shd w:val="clear" w:color="000000" w:fill="8EA9DB"/>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To be removed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7F3606">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DELIVER.TO</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Address that shipment is going to.</w:t>
            </w:r>
          </w:p>
        </w:tc>
        <w:tc>
          <w:tcPr>
            <w:tcW w:w="928" w:type="pct"/>
            <w:tcBorders>
              <w:top w:val="nil"/>
              <w:left w:val="nil"/>
              <w:bottom w:val="single" w:sz="4" w:space="0" w:color="auto"/>
              <w:right w:val="single" w:sz="4" w:space="0" w:color="auto"/>
            </w:tcBorders>
            <w:shd w:val="clear" w:color="000000" w:fill="8EA9DB"/>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To be removed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7F3606">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Sum.of.SHIPPED.QUANTITY</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Despatch Quantity</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7F3606">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oh.OriginalOrderNum</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Client Order Number</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sidRPr="00253BD9">
              <w:rPr>
                <w:rFonts w:cs="Arial"/>
                <w:color w:val="000000"/>
                <w:szCs w:val="20"/>
                <w:lang w:val="en-GB" w:eastAsia="en-GB"/>
              </w:rPr>
              <w:t>MMS, Bulk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oh.ClientTransactionTypeId</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High-level MMS order type</w:t>
            </w:r>
          </w:p>
        </w:tc>
        <w:tc>
          <w:tcPr>
            <w:tcW w:w="928" w:type="pct"/>
            <w:tcBorders>
              <w:top w:val="nil"/>
              <w:left w:val="nil"/>
              <w:bottom w:val="single" w:sz="4" w:space="0" w:color="auto"/>
              <w:right w:val="single" w:sz="4" w:space="0" w:color="auto"/>
            </w:tcBorders>
            <w:shd w:val="clear" w:color="000000" w:fill="8EA9DB"/>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To be removed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sidRPr="00253BD9">
              <w:rPr>
                <w:rFonts w:cs="Arial"/>
                <w:color w:val="000000"/>
                <w:szCs w:val="20"/>
                <w:lang w:val="en-GB" w:eastAsia="en-GB"/>
              </w:rPr>
              <w:t>MMS, Bulk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SAP Doc Create DT (match on STOnr)</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Order Creation DT in SAP</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SAP, Order line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SAP IBIS Inbound Create DT (match on STOnr)</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Inbound Integration (IBIS) create date</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IBIS inbound,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SAP IBIS inbound Mod DT  (match on STOnr)</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Inbound Integration (IBIS) last modify date</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IBIS inbound,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 xml:space="preserve"> MMS Bulk Order CreateDT (match on STOnr)</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When the Bulk order was created in MMS</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sidRPr="00253BD9">
              <w:rPr>
                <w:rFonts w:cs="Arial"/>
                <w:color w:val="000000"/>
                <w:szCs w:val="20"/>
                <w:lang w:val="en-GB" w:eastAsia="en-GB"/>
              </w:rPr>
              <w:t>MMS, Bulk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 xml:space="preserve"> MMS Call-off Order CreateDT (match on call-off)</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When the call-off order was created in MMS</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253BD9">
              <w:rPr>
                <w:rFonts w:cs="Arial"/>
                <w:color w:val="000000"/>
                <w:szCs w:val="20"/>
                <w:lang w:val="en-GB" w:eastAsia="en-GB"/>
              </w:rPr>
              <w:t xml:space="preserve">MMS, </w:t>
            </w:r>
            <w:r>
              <w:rPr>
                <w:rFonts w:cs="Arial"/>
                <w:color w:val="000000"/>
                <w:szCs w:val="20"/>
                <w:lang w:val="en-GB" w:eastAsia="en-GB"/>
              </w:rPr>
              <w:t>Call-off</w:t>
            </w:r>
            <w:r w:rsidRPr="00253BD9">
              <w:rPr>
                <w:rFonts w:cs="Arial"/>
                <w:color w:val="000000"/>
                <w:szCs w:val="20"/>
                <w:lang w:val="en-GB" w:eastAsia="en-GB"/>
              </w:rPr>
              <w:t xml:space="preserve">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Order released to WH IBIS outbound (match on call-off)</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When this order was released to OWMS</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IBIS outbound</w:t>
            </w:r>
            <w:r w:rsidRPr="00253BD9">
              <w:rPr>
                <w:rFonts w:cs="Arial"/>
                <w:color w:val="000000"/>
                <w:szCs w:val="20"/>
                <w:lang w:val="en-GB" w:eastAsia="en-GB"/>
              </w:rPr>
              <w:t xml:space="preserve">, </w:t>
            </w:r>
            <w:r>
              <w:rPr>
                <w:rFonts w:cs="Arial"/>
                <w:color w:val="000000"/>
                <w:szCs w:val="20"/>
                <w:lang w:val="en-GB" w:eastAsia="en-GB"/>
              </w:rPr>
              <w:t>Call-off</w:t>
            </w:r>
            <w:r w:rsidRPr="00253BD9">
              <w:rPr>
                <w:rFonts w:cs="Arial"/>
                <w:color w:val="000000"/>
                <w:szCs w:val="20"/>
                <w:lang w:val="en-GB" w:eastAsia="en-GB"/>
              </w:rPr>
              <w:t xml:space="preserve">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OWMS transaction DT (base)</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DT when OWMS posted the transaction on these order lines.</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sidRPr="007F3606">
              <w:rPr>
                <w:rFonts w:cs="Arial"/>
                <w:color w:val="000000"/>
                <w:szCs w:val="20"/>
                <w:lang w:val="en-GB" w:eastAsia="en-GB"/>
              </w:rPr>
              <w:t>OWMS,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SAP Line Order QTY</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Order Quantity on the original order per line.  NB! This report is not on a line level, so be careful to use this value correctly.</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SAP, Order line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Matl Group</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Material Group Code</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SAP, Order line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Material</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M</w:t>
            </w:r>
            <w:del w:id="24" w:author="Ilse Van Zyl" w:date="2017-08-10T08:12:00Z">
              <w:r w:rsidRPr="00DF674D">
                <w:rPr>
                  <w:rFonts w:cs="Arial"/>
                  <w:color w:val="000000"/>
                  <w:szCs w:val="20"/>
                  <w:lang w:val="en-GB" w:eastAsia="en-GB"/>
                </w:rPr>
                <w:delText>aterial Type Code</w:delText>
              </w:r>
            </w:del>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SAP, Order line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od.CostElement</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Cost Centre/Account Assignment?</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AB452C">
              <w:rPr>
                <w:rFonts w:cs="Arial"/>
                <w:color w:val="000000"/>
                <w:szCs w:val="20"/>
                <w:lang w:val="en-GB" w:eastAsia="en-GB"/>
              </w:rPr>
              <w:t xml:space="preserve">MMS, Bulk order </w:t>
            </w:r>
            <w:r>
              <w:rPr>
                <w:rFonts w:cs="Arial"/>
                <w:color w:val="000000"/>
                <w:szCs w:val="20"/>
                <w:lang w:val="en-GB" w:eastAsia="en-GB"/>
              </w:rPr>
              <w:t xml:space="preserve">LINE </w:t>
            </w:r>
            <w:r w:rsidRPr="00AB452C">
              <w:rPr>
                <w:rFonts w:cs="Arial"/>
                <w:color w:val="000000"/>
                <w:szCs w:val="20"/>
                <w:lang w:val="en-GB" w:eastAsia="en-GB"/>
              </w:rPr>
              <w:t>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od.CostIndicator</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Network Number</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F00962">
              <w:rPr>
                <w:rFonts w:cs="Arial"/>
                <w:color w:val="000000"/>
                <w:szCs w:val="20"/>
                <w:lang w:val="en-GB" w:eastAsia="en-GB"/>
              </w:rPr>
              <w:t>MMS, Bulk order LINE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od.Requisitioner</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Salary Reference Number as per order.</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F00962">
              <w:rPr>
                <w:rFonts w:cs="Arial"/>
                <w:color w:val="000000"/>
                <w:szCs w:val="20"/>
                <w:lang w:val="en-GB" w:eastAsia="en-GB"/>
              </w:rPr>
              <w:t>MMS, Bulk order LINE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od.TrackingLineNum</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Tracking line number as per order</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F00962">
              <w:rPr>
                <w:rFonts w:cs="Arial"/>
                <w:color w:val="000000"/>
                <w:szCs w:val="20"/>
                <w:lang w:val="en-GB" w:eastAsia="en-GB"/>
              </w:rPr>
              <w:t>MMS, Bulk order LINE level</w:t>
            </w:r>
          </w:p>
        </w:tc>
      </w:tr>
      <w:tr w:rsidR="000C4F9C" w:rsidRPr="00DF674D" w:rsidTr="000C4F9C">
        <w:trPr>
          <w:trHeight w:val="51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POD Quantity</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Delivered Quantity</w:t>
            </w:r>
          </w:p>
        </w:tc>
        <w:tc>
          <w:tcPr>
            <w:tcW w:w="928" w:type="pct"/>
            <w:tcBorders>
              <w:top w:val="nil"/>
              <w:left w:val="nil"/>
              <w:bottom w:val="single" w:sz="4" w:space="0" w:color="auto"/>
              <w:right w:val="single" w:sz="4" w:space="0" w:color="auto"/>
            </w:tcBorders>
            <w:shd w:val="clear" w:color="000000" w:fill="A9D08E"/>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Provided, will always be the same as what was on the LPN, because RTT either delivers whole LPN (consignment) or none.</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sidRPr="00AD71C2">
              <w:rPr>
                <w:rFonts w:cs="Arial"/>
                <w:color w:val="000000"/>
                <w:szCs w:val="20"/>
                <w:lang w:val="en-GB" w:eastAsia="en-GB"/>
              </w:rPr>
              <w:t xml:space="preserve">IBIS </w:t>
            </w:r>
            <w:r>
              <w:rPr>
                <w:rFonts w:cs="Arial"/>
                <w:color w:val="000000"/>
                <w:szCs w:val="20"/>
                <w:lang w:val="en-GB" w:eastAsia="en-GB"/>
              </w:rPr>
              <w:t>inbound</w:t>
            </w:r>
            <w:r w:rsidRPr="00AD71C2">
              <w:rPr>
                <w:rFonts w:cs="Arial"/>
                <w:color w:val="000000"/>
                <w:szCs w:val="20"/>
                <w:lang w:val="en-GB" w:eastAsia="en-GB"/>
              </w:rPr>
              <w:t>,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PODActualDT</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PODActualDT</w:t>
            </w:r>
          </w:p>
        </w:tc>
        <w:tc>
          <w:tcPr>
            <w:tcW w:w="928" w:type="pct"/>
            <w:tcBorders>
              <w:top w:val="nil"/>
              <w:left w:val="nil"/>
              <w:bottom w:val="single" w:sz="4" w:space="0" w:color="auto"/>
              <w:right w:val="single" w:sz="4" w:space="0" w:color="auto"/>
            </w:tcBorders>
            <w:shd w:val="clear" w:color="000000" w:fill="FFD966"/>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Some 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AD71C2">
              <w:rPr>
                <w:rFonts w:cs="Arial"/>
                <w:color w:val="000000"/>
                <w:szCs w:val="20"/>
                <w:lang w:val="en-GB" w:eastAsia="en-GB"/>
              </w:rPr>
              <w:t xml:space="preserve">IBIS </w:t>
            </w:r>
            <w:r>
              <w:rPr>
                <w:rFonts w:cs="Arial"/>
                <w:color w:val="000000"/>
                <w:szCs w:val="20"/>
                <w:lang w:val="en-GB" w:eastAsia="en-GB"/>
              </w:rPr>
              <w:t>inbound</w:t>
            </w:r>
            <w:r w:rsidRPr="00AD71C2">
              <w:rPr>
                <w:rFonts w:cs="Arial"/>
                <w:color w:val="000000"/>
                <w:szCs w:val="20"/>
                <w:lang w:val="en-GB" w:eastAsia="en-GB"/>
              </w:rPr>
              <w:t>,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PODCaptureDT</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PODCaptureDT</w:t>
            </w:r>
          </w:p>
        </w:tc>
        <w:tc>
          <w:tcPr>
            <w:tcW w:w="928" w:type="pct"/>
            <w:tcBorders>
              <w:top w:val="nil"/>
              <w:left w:val="nil"/>
              <w:bottom w:val="single" w:sz="4" w:space="0" w:color="auto"/>
              <w:right w:val="single" w:sz="4" w:space="0" w:color="auto"/>
            </w:tcBorders>
            <w:shd w:val="clear" w:color="000000" w:fill="FFD966"/>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Some provided</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AD71C2">
              <w:rPr>
                <w:rFonts w:cs="Arial"/>
                <w:color w:val="000000"/>
                <w:szCs w:val="20"/>
                <w:lang w:val="en-GB" w:eastAsia="en-GB"/>
              </w:rPr>
              <w:t xml:space="preserve">IBIS </w:t>
            </w:r>
            <w:r>
              <w:rPr>
                <w:rFonts w:cs="Arial"/>
                <w:color w:val="000000"/>
                <w:szCs w:val="20"/>
                <w:lang w:val="en-GB" w:eastAsia="en-GB"/>
              </w:rPr>
              <w:t>inbound</w:t>
            </w:r>
            <w:r w:rsidRPr="00AD71C2">
              <w:rPr>
                <w:rFonts w:cs="Arial"/>
                <w:color w:val="000000"/>
                <w:szCs w:val="20"/>
                <w:lang w:val="en-GB" w:eastAsia="en-GB"/>
              </w:rPr>
              <w:t>,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RTTDeliveryDT</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Delivered DT</w:t>
            </w:r>
          </w:p>
        </w:tc>
        <w:tc>
          <w:tcPr>
            <w:tcW w:w="928" w:type="pct"/>
            <w:tcBorders>
              <w:top w:val="nil"/>
              <w:left w:val="nil"/>
              <w:bottom w:val="single" w:sz="4" w:space="0" w:color="auto"/>
              <w:right w:val="single" w:sz="4" w:space="0" w:color="auto"/>
            </w:tcBorders>
            <w:shd w:val="clear" w:color="000000" w:fill="FFD966"/>
            <w:vAlign w:val="center"/>
            <w:hideMark/>
          </w:tcPr>
          <w:p w:rsidR="000C4F9C" w:rsidRPr="00DF674D" w:rsidRDefault="000C4F9C" w:rsidP="000C4F9C">
            <w:pPr>
              <w:rPr>
                <w:rFonts w:cs="Arial"/>
                <w:color w:val="000000"/>
                <w:szCs w:val="20"/>
                <w:lang w:val="en-GB" w:eastAsia="en-GB"/>
              </w:rPr>
            </w:pPr>
            <w:r w:rsidRPr="00DF674D">
              <w:rPr>
                <w:rFonts w:cs="Arial"/>
                <w:color w:val="000000"/>
                <w:szCs w:val="20"/>
                <w:lang w:val="en-GB" w:eastAsia="en-GB"/>
              </w:rPr>
              <w:t>Waiting for RTT to provide</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0C4F9C">
            <w:pPr>
              <w:rPr>
                <w:rFonts w:cs="Arial"/>
                <w:color w:val="000000"/>
                <w:szCs w:val="20"/>
                <w:lang w:val="en-GB" w:eastAsia="en-GB"/>
              </w:rPr>
            </w:pPr>
            <w:r w:rsidRPr="00AD71C2">
              <w:rPr>
                <w:rFonts w:cs="Arial"/>
                <w:color w:val="000000"/>
                <w:szCs w:val="20"/>
                <w:lang w:val="en-GB" w:eastAsia="en-GB"/>
              </w:rPr>
              <w:t xml:space="preserve">IBIS </w:t>
            </w:r>
            <w:r>
              <w:rPr>
                <w:rFonts w:cs="Arial"/>
                <w:color w:val="000000"/>
                <w:szCs w:val="20"/>
                <w:lang w:val="en-GB" w:eastAsia="en-GB"/>
              </w:rPr>
              <w:t>inbound</w:t>
            </w:r>
            <w:r w:rsidRPr="00AD71C2">
              <w:rPr>
                <w:rFonts w:cs="Arial"/>
                <w:color w:val="000000"/>
                <w:szCs w:val="20"/>
                <w:lang w:val="en-GB" w:eastAsia="en-GB"/>
              </w:rPr>
              <w:t>,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Base UOM</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UOM of the item</w:t>
            </w:r>
          </w:p>
        </w:tc>
        <w:tc>
          <w:tcPr>
            <w:tcW w:w="928" w:type="pct"/>
            <w:tcBorders>
              <w:top w:val="nil"/>
              <w:left w:val="nil"/>
              <w:bottom w:val="single" w:sz="4" w:space="0" w:color="auto"/>
              <w:right w:val="single" w:sz="4" w:space="0" w:color="auto"/>
            </w:tcBorders>
            <w:shd w:val="clear" w:color="000000" w:fill="F4B084"/>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Not included yet.</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Pr>
                <w:rFonts w:cs="Arial"/>
                <w:color w:val="000000"/>
                <w:szCs w:val="20"/>
                <w:lang w:val="en-GB" w:eastAsia="en-GB"/>
              </w:rPr>
              <w:t>MMS, Item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Call-off Order Quantity</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Call-off Order Quantity</w:t>
            </w:r>
          </w:p>
        </w:tc>
        <w:tc>
          <w:tcPr>
            <w:tcW w:w="928" w:type="pct"/>
            <w:tcBorders>
              <w:top w:val="nil"/>
              <w:left w:val="nil"/>
              <w:bottom w:val="single" w:sz="4" w:space="0" w:color="auto"/>
              <w:right w:val="single" w:sz="4" w:space="0" w:color="auto"/>
            </w:tcBorders>
            <w:shd w:val="clear" w:color="000000" w:fill="F4B084"/>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Not included yet.</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sidRPr="00253BD9">
              <w:rPr>
                <w:rFonts w:cs="Arial"/>
                <w:color w:val="000000"/>
                <w:szCs w:val="20"/>
                <w:lang w:val="en-GB" w:eastAsia="en-GB"/>
              </w:rPr>
              <w:t xml:space="preserve">MMS, </w:t>
            </w:r>
            <w:r>
              <w:rPr>
                <w:rFonts w:cs="Arial"/>
                <w:color w:val="000000"/>
                <w:szCs w:val="20"/>
                <w:lang w:val="en-GB" w:eastAsia="en-GB"/>
              </w:rPr>
              <w:t>Call-off</w:t>
            </w:r>
            <w:r w:rsidRPr="00253BD9">
              <w:rPr>
                <w:rFonts w:cs="Arial"/>
                <w:color w:val="000000"/>
                <w:szCs w:val="20"/>
                <w:lang w:val="en-GB" w:eastAsia="en-GB"/>
              </w:rPr>
              <w:t xml:space="preserve"> order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Endordsed Quantity</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Endordsed Quantity</w:t>
            </w:r>
          </w:p>
        </w:tc>
        <w:tc>
          <w:tcPr>
            <w:tcW w:w="928" w:type="pct"/>
            <w:tcBorders>
              <w:top w:val="nil"/>
              <w:left w:val="nil"/>
              <w:bottom w:val="single" w:sz="4" w:space="0" w:color="auto"/>
              <w:right w:val="single" w:sz="4" w:space="0" w:color="auto"/>
            </w:tcBorders>
            <w:shd w:val="clear" w:color="000000" w:fill="F4B084"/>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Not included yet.</w:t>
            </w:r>
          </w:p>
        </w:tc>
        <w:tc>
          <w:tcPr>
            <w:tcW w:w="927" w:type="pct"/>
            <w:tcBorders>
              <w:top w:val="nil"/>
              <w:left w:val="nil"/>
              <w:bottom w:val="single" w:sz="4" w:space="0" w:color="auto"/>
              <w:right w:val="single" w:sz="4" w:space="0" w:color="auto"/>
            </w:tcBorders>
            <w:shd w:val="clear" w:color="auto" w:fill="auto"/>
          </w:tcPr>
          <w:p w:rsidR="000C4F9C" w:rsidRPr="00DF674D" w:rsidRDefault="000C4F9C" w:rsidP="00DF674D">
            <w:pPr>
              <w:rPr>
                <w:rFonts w:cs="Arial"/>
                <w:color w:val="000000"/>
                <w:szCs w:val="20"/>
                <w:lang w:val="en-GB" w:eastAsia="en-GB"/>
              </w:rPr>
            </w:pPr>
            <w:r w:rsidRPr="00AD71C2">
              <w:rPr>
                <w:rFonts w:cs="Arial"/>
                <w:color w:val="000000"/>
                <w:szCs w:val="20"/>
                <w:lang w:val="en-GB" w:eastAsia="en-GB"/>
              </w:rPr>
              <w:t xml:space="preserve">IBIS </w:t>
            </w:r>
            <w:r>
              <w:rPr>
                <w:rFonts w:cs="Arial"/>
                <w:color w:val="000000"/>
                <w:szCs w:val="20"/>
                <w:lang w:val="en-GB" w:eastAsia="en-GB"/>
              </w:rPr>
              <w:t>inbound</w:t>
            </w:r>
            <w:r w:rsidRPr="00AD71C2">
              <w:rPr>
                <w:rFonts w:cs="Arial"/>
                <w:color w:val="000000"/>
                <w:szCs w:val="20"/>
                <w:lang w:val="en-GB" w:eastAsia="en-GB"/>
              </w:rPr>
              <w:t>, sub-line transaction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Order outstanding QTY</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(Bulk Order QTY - Call-off Order Quantity)</w:t>
            </w:r>
          </w:p>
        </w:tc>
        <w:tc>
          <w:tcPr>
            <w:tcW w:w="928" w:type="pct"/>
            <w:tcBorders>
              <w:top w:val="nil"/>
              <w:left w:val="nil"/>
              <w:bottom w:val="single" w:sz="4" w:space="0" w:color="auto"/>
              <w:right w:val="single" w:sz="4" w:space="0" w:color="auto"/>
            </w:tcBorders>
            <w:shd w:val="clear" w:color="000000" w:fill="F4B084"/>
            <w:vAlign w:val="center"/>
            <w:hideMark/>
          </w:tcPr>
          <w:p w:rsidR="000C4F9C" w:rsidRPr="00DF674D" w:rsidRDefault="000C4F9C" w:rsidP="00DF674D">
            <w:pPr>
              <w:rPr>
                <w:rFonts w:cs="Arial"/>
                <w:color w:val="000000"/>
                <w:szCs w:val="20"/>
                <w:lang w:val="en-GB" w:eastAsia="en-GB"/>
              </w:rPr>
            </w:pPr>
            <w:r>
              <w:rPr>
                <w:rFonts w:cs="Arial"/>
                <w:color w:val="000000"/>
                <w:szCs w:val="20"/>
                <w:lang w:val="en-GB" w:eastAsia="en-GB"/>
              </w:rPr>
              <w:t>This needs to be provided on antoher report, because this report is not on the same level.</w:t>
            </w:r>
          </w:p>
        </w:tc>
        <w:tc>
          <w:tcPr>
            <w:tcW w:w="927" w:type="pct"/>
            <w:tcBorders>
              <w:top w:val="nil"/>
              <w:left w:val="nil"/>
              <w:bottom w:val="single" w:sz="4" w:space="0" w:color="auto"/>
              <w:right w:val="single" w:sz="4" w:space="0" w:color="auto"/>
            </w:tcBorders>
            <w:shd w:val="clear" w:color="auto" w:fill="auto"/>
          </w:tcPr>
          <w:p w:rsidR="000C4F9C" w:rsidRPr="00DF674D" w:rsidRDefault="00673BD2" w:rsidP="00DF674D">
            <w:pPr>
              <w:rPr>
                <w:rFonts w:cs="Arial"/>
                <w:color w:val="000000"/>
                <w:szCs w:val="20"/>
                <w:lang w:val="en-GB" w:eastAsia="en-GB"/>
              </w:rPr>
            </w:pPr>
            <w:r w:rsidRPr="00F00962">
              <w:rPr>
                <w:rFonts w:cs="Arial"/>
                <w:color w:val="000000"/>
                <w:szCs w:val="20"/>
                <w:lang w:val="en-GB" w:eastAsia="en-GB"/>
              </w:rPr>
              <w:t>MMS, Bulk order LINE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BWLPLanning</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This gives an indication of whether or not these orders went into planning.  If they did, they were transported by Layisha, if they were not they were transported by RTT</w:t>
            </w:r>
          </w:p>
        </w:tc>
        <w:tc>
          <w:tcPr>
            <w:tcW w:w="928" w:type="pct"/>
            <w:tcBorders>
              <w:top w:val="nil"/>
              <w:left w:val="nil"/>
              <w:bottom w:val="single" w:sz="4" w:space="0" w:color="auto"/>
              <w:right w:val="single" w:sz="4" w:space="0" w:color="auto"/>
            </w:tcBorders>
            <w:shd w:val="clear" w:color="000000" w:fill="F4B084"/>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Not included yet.</w:t>
            </w:r>
          </w:p>
        </w:tc>
        <w:tc>
          <w:tcPr>
            <w:tcW w:w="927" w:type="pct"/>
            <w:tcBorders>
              <w:top w:val="nil"/>
              <w:left w:val="nil"/>
              <w:bottom w:val="single" w:sz="4" w:space="0" w:color="auto"/>
              <w:right w:val="single" w:sz="4" w:space="0" w:color="auto"/>
            </w:tcBorders>
            <w:shd w:val="clear" w:color="auto" w:fill="auto"/>
          </w:tcPr>
          <w:p w:rsidR="000C4F9C" w:rsidRPr="00DF674D" w:rsidRDefault="00673BD2" w:rsidP="00DF674D">
            <w:pPr>
              <w:rPr>
                <w:rFonts w:cs="Arial"/>
                <w:color w:val="000000"/>
                <w:szCs w:val="20"/>
                <w:lang w:val="en-GB" w:eastAsia="en-GB"/>
              </w:rPr>
            </w:pPr>
            <w:r w:rsidRPr="00253BD9">
              <w:rPr>
                <w:rFonts w:cs="Arial"/>
                <w:color w:val="000000"/>
                <w:szCs w:val="20"/>
                <w:lang w:val="en-GB" w:eastAsia="en-GB"/>
              </w:rPr>
              <w:t xml:space="preserve">MMS, </w:t>
            </w:r>
            <w:r>
              <w:rPr>
                <w:rFonts w:cs="Arial"/>
                <w:color w:val="000000"/>
                <w:szCs w:val="20"/>
                <w:lang w:val="en-GB" w:eastAsia="en-GB"/>
              </w:rPr>
              <w:t>Call-off</w:t>
            </w:r>
            <w:r w:rsidRPr="00253BD9">
              <w:rPr>
                <w:rFonts w:cs="Arial"/>
                <w:color w:val="000000"/>
                <w:szCs w:val="20"/>
                <w:lang w:val="en-GB" w:eastAsia="en-GB"/>
              </w:rPr>
              <w:t xml:space="preserve"> order </w:t>
            </w:r>
            <w:r>
              <w:rPr>
                <w:rFonts w:cs="Arial"/>
                <w:color w:val="000000"/>
                <w:szCs w:val="20"/>
                <w:lang w:val="en-GB" w:eastAsia="en-GB"/>
              </w:rPr>
              <w:t xml:space="preserve">LINE </w:t>
            </w:r>
            <w:r w:rsidRPr="00253BD9">
              <w:rPr>
                <w:rFonts w:cs="Arial"/>
                <w:color w:val="000000"/>
                <w:szCs w:val="20"/>
                <w:lang w:val="en-GB" w:eastAsia="en-GB"/>
              </w:rPr>
              <w:t>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User</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MMS username linked to the Requisitioner.</w:t>
            </w:r>
          </w:p>
        </w:tc>
        <w:tc>
          <w:tcPr>
            <w:tcW w:w="928" w:type="pct"/>
            <w:tcBorders>
              <w:top w:val="nil"/>
              <w:left w:val="nil"/>
              <w:bottom w:val="single" w:sz="4" w:space="0" w:color="auto"/>
              <w:right w:val="single" w:sz="4" w:space="0" w:color="auto"/>
            </w:tcBorders>
            <w:shd w:val="clear" w:color="000000" w:fill="F4B084"/>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Not included yet.</w:t>
            </w:r>
          </w:p>
        </w:tc>
        <w:tc>
          <w:tcPr>
            <w:tcW w:w="927" w:type="pct"/>
            <w:tcBorders>
              <w:top w:val="nil"/>
              <w:left w:val="nil"/>
              <w:bottom w:val="single" w:sz="4" w:space="0" w:color="auto"/>
              <w:right w:val="single" w:sz="4" w:space="0" w:color="auto"/>
            </w:tcBorders>
            <w:shd w:val="clear" w:color="auto" w:fill="auto"/>
          </w:tcPr>
          <w:p w:rsidR="000C4F9C" w:rsidRPr="00DF674D" w:rsidRDefault="00673BD2" w:rsidP="00DF674D">
            <w:pPr>
              <w:rPr>
                <w:rFonts w:cs="Arial"/>
                <w:color w:val="000000"/>
                <w:szCs w:val="20"/>
                <w:lang w:val="en-GB" w:eastAsia="en-GB"/>
              </w:rPr>
            </w:pPr>
            <w:r w:rsidRPr="00F00962">
              <w:rPr>
                <w:rFonts w:cs="Arial"/>
                <w:color w:val="000000"/>
                <w:szCs w:val="20"/>
                <w:lang w:val="en-GB" w:eastAsia="en-GB"/>
              </w:rPr>
              <w:t>MMS, Bulk order LINE level</w:t>
            </w:r>
          </w:p>
        </w:tc>
      </w:tr>
      <w:tr w:rsidR="00673BD2"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673BD2" w:rsidRPr="00DF674D" w:rsidRDefault="00673BD2" w:rsidP="00673BD2">
            <w:pPr>
              <w:rPr>
                <w:rFonts w:cs="Arial"/>
                <w:color w:val="000000"/>
                <w:szCs w:val="20"/>
                <w:lang w:val="en-GB" w:eastAsia="en-GB"/>
              </w:rPr>
            </w:pPr>
            <w:r w:rsidRPr="00DF674D">
              <w:rPr>
                <w:rFonts w:cs="Arial"/>
                <w:color w:val="000000"/>
                <w:szCs w:val="20"/>
                <w:lang w:val="en-GB" w:eastAsia="en-GB"/>
              </w:rPr>
              <w:t>ATP request sent DT</w:t>
            </w:r>
          </w:p>
        </w:tc>
        <w:tc>
          <w:tcPr>
            <w:tcW w:w="2162" w:type="pct"/>
            <w:tcBorders>
              <w:top w:val="nil"/>
              <w:left w:val="nil"/>
              <w:bottom w:val="single" w:sz="4" w:space="0" w:color="auto"/>
              <w:right w:val="single" w:sz="4" w:space="0" w:color="auto"/>
            </w:tcBorders>
            <w:shd w:val="clear" w:color="auto" w:fill="auto"/>
            <w:noWrap/>
            <w:vAlign w:val="center"/>
            <w:hideMark/>
          </w:tcPr>
          <w:p w:rsidR="00673BD2" w:rsidRPr="00DF674D" w:rsidRDefault="00673BD2" w:rsidP="00673BD2">
            <w:pPr>
              <w:rPr>
                <w:rFonts w:cs="Arial"/>
                <w:color w:val="000000"/>
                <w:szCs w:val="20"/>
                <w:lang w:val="en-GB" w:eastAsia="en-GB"/>
              </w:rPr>
            </w:pPr>
            <w:r w:rsidRPr="00DF674D">
              <w:rPr>
                <w:rFonts w:cs="Arial"/>
                <w:color w:val="000000"/>
                <w:szCs w:val="20"/>
                <w:lang w:val="en-GB" w:eastAsia="en-GB"/>
              </w:rPr>
              <w:t>This needs to be derived from the ATP query.</w:t>
            </w:r>
          </w:p>
        </w:tc>
        <w:tc>
          <w:tcPr>
            <w:tcW w:w="928" w:type="pct"/>
            <w:tcBorders>
              <w:top w:val="nil"/>
              <w:left w:val="nil"/>
              <w:bottom w:val="single" w:sz="4" w:space="0" w:color="auto"/>
              <w:right w:val="single" w:sz="4" w:space="0" w:color="auto"/>
            </w:tcBorders>
            <w:shd w:val="clear" w:color="000000" w:fill="F4B084"/>
            <w:vAlign w:val="center"/>
            <w:hideMark/>
          </w:tcPr>
          <w:p w:rsidR="00673BD2" w:rsidRPr="00DF674D" w:rsidRDefault="00673BD2" w:rsidP="00673BD2">
            <w:pPr>
              <w:rPr>
                <w:rFonts w:cs="Arial"/>
                <w:color w:val="000000"/>
                <w:szCs w:val="20"/>
                <w:lang w:val="en-GB" w:eastAsia="en-GB"/>
              </w:rPr>
            </w:pPr>
            <w:r w:rsidRPr="00DF674D">
              <w:rPr>
                <w:rFonts w:cs="Arial"/>
                <w:color w:val="000000"/>
                <w:szCs w:val="20"/>
                <w:lang w:val="en-GB" w:eastAsia="en-GB"/>
              </w:rPr>
              <w:t>Not included yet.</w:t>
            </w:r>
          </w:p>
        </w:tc>
        <w:tc>
          <w:tcPr>
            <w:tcW w:w="927" w:type="pct"/>
            <w:tcBorders>
              <w:top w:val="nil"/>
              <w:left w:val="nil"/>
              <w:bottom w:val="single" w:sz="4" w:space="0" w:color="auto"/>
              <w:right w:val="single" w:sz="4" w:space="0" w:color="auto"/>
            </w:tcBorders>
            <w:shd w:val="clear" w:color="auto" w:fill="auto"/>
          </w:tcPr>
          <w:p w:rsidR="00673BD2" w:rsidRPr="00DF674D" w:rsidRDefault="00673BD2" w:rsidP="00673BD2">
            <w:pPr>
              <w:rPr>
                <w:rFonts w:cs="Arial"/>
                <w:color w:val="000000"/>
                <w:szCs w:val="20"/>
                <w:lang w:val="en-GB" w:eastAsia="en-GB"/>
              </w:rPr>
            </w:pPr>
            <w:r w:rsidRPr="00D966EF">
              <w:rPr>
                <w:rFonts w:cs="Arial"/>
                <w:color w:val="000000"/>
                <w:szCs w:val="20"/>
                <w:lang w:val="en-GB" w:eastAsia="en-GB"/>
              </w:rPr>
              <w:t>MMS, Call-off order LINE level</w:t>
            </w:r>
          </w:p>
        </w:tc>
      </w:tr>
      <w:tr w:rsidR="00673BD2"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673BD2" w:rsidRPr="00DF674D" w:rsidRDefault="00673BD2" w:rsidP="00673BD2">
            <w:pPr>
              <w:rPr>
                <w:rFonts w:cs="Arial"/>
                <w:color w:val="000000"/>
                <w:szCs w:val="20"/>
                <w:lang w:val="en-GB" w:eastAsia="en-GB"/>
              </w:rPr>
            </w:pPr>
            <w:r w:rsidRPr="00DF674D">
              <w:rPr>
                <w:rFonts w:cs="Arial"/>
                <w:color w:val="000000"/>
                <w:szCs w:val="20"/>
                <w:lang w:val="en-GB" w:eastAsia="en-GB"/>
              </w:rPr>
              <w:t>ATP response received DT</w:t>
            </w:r>
          </w:p>
        </w:tc>
        <w:tc>
          <w:tcPr>
            <w:tcW w:w="2162" w:type="pct"/>
            <w:tcBorders>
              <w:top w:val="nil"/>
              <w:left w:val="nil"/>
              <w:bottom w:val="single" w:sz="4" w:space="0" w:color="auto"/>
              <w:right w:val="single" w:sz="4" w:space="0" w:color="auto"/>
            </w:tcBorders>
            <w:shd w:val="clear" w:color="auto" w:fill="auto"/>
            <w:noWrap/>
            <w:vAlign w:val="center"/>
            <w:hideMark/>
          </w:tcPr>
          <w:p w:rsidR="00673BD2" w:rsidRPr="00DF674D" w:rsidRDefault="00673BD2" w:rsidP="00673BD2">
            <w:pPr>
              <w:rPr>
                <w:rFonts w:cs="Arial"/>
                <w:color w:val="000000"/>
                <w:szCs w:val="20"/>
                <w:lang w:val="en-GB" w:eastAsia="en-GB"/>
              </w:rPr>
            </w:pPr>
            <w:r w:rsidRPr="00DF674D">
              <w:rPr>
                <w:rFonts w:cs="Arial"/>
                <w:color w:val="000000"/>
                <w:szCs w:val="20"/>
                <w:lang w:val="en-GB" w:eastAsia="en-GB"/>
              </w:rPr>
              <w:t>This needs to be derived from the ATP query.</w:t>
            </w:r>
          </w:p>
        </w:tc>
        <w:tc>
          <w:tcPr>
            <w:tcW w:w="928" w:type="pct"/>
            <w:tcBorders>
              <w:top w:val="nil"/>
              <w:left w:val="nil"/>
              <w:bottom w:val="single" w:sz="4" w:space="0" w:color="auto"/>
              <w:right w:val="single" w:sz="4" w:space="0" w:color="auto"/>
            </w:tcBorders>
            <w:shd w:val="clear" w:color="000000" w:fill="F4B084"/>
            <w:vAlign w:val="center"/>
            <w:hideMark/>
          </w:tcPr>
          <w:p w:rsidR="00673BD2" w:rsidRPr="00DF674D" w:rsidRDefault="00673BD2" w:rsidP="00673BD2">
            <w:pPr>
              <w:rPr>
                <w:rFonts w:cs="Arial"/>
                <w:color w:val="000000"/>
                <w:szCs w:val="20"/>
                <w:lang w:val="en-GB" w:eastAsia="en-GB"/>
              </w:rPr>
            </w:pPr>
            <w:r w:rsidRPr="00DF674D">
              <w:rPr>
                <w:rFonts w:cs="Arial"/>
                <w:color w:val="000000"/>
                <w:szCs w:val="20"/>
                <w:lang w:val="en-GB" w:eastAsia="en-GB"/>
              </w:rPr>
              <w:t>Not included yet.</w:t>
            </w:r>
          </w:p>
        </w:tc>
        <w:tc>
          <w:tcPr>
            <w:tcW w:w="927" w:type="pct"/>
            <w:tcBorders>
              <w:top w:val="nil"/>
              <w:left w:val="nil"/>
              <w:bottom w:val="single" w:sz="4" w:space="0" w:color="auto"/>
              <w:right w:val="single" w:sz="4" w:space="0" w:color="auto"/>
            </w:tcBorders>
            <w:shd w:val="clear" w:color="auto" w:fill="auto"/>
          </w:tcPr>
          <w:p w:rsidR="00673BD2" w:rsidRPr="00DF674D" w:rsidRDefault="00673BD2" w:rsidP="00673BD2">
            <w:pPr>
              <w:rPr>
                <w:rFonts w:cs="Arial"/>
                <w:color w:val="000000"/>
                <w:szCs w:val="20"/>
                <w:lang w:val="en-GB" w:eastAsia="en-GB"/>
              </w:rPr>
            </w:pPr>
            <w:r w:rsidRPr="00D966EF">
              <w:rPr>
                <w:rFonts w:cs="Arial"/>
                <w:color w:val="000000"/>
                <w:szCs w:val="20"/>
                <w:lang w:val="en-GB" w:eastAsia="en-GB"/>
              </w:rPr>
              <w:t>MMS, Call-off order LINE level</w:t>
            </w:r>
          </w:p>
        </w:tc>
      </w:tr>
      <w:tr w:rsidR="000C4F9C" w:rsidRPr="00DF674D" w:rsidTr="000C4F9C">
        <w:trPr>
          <w:trHeight w:val="300"/>
        </w:trPr>
        <w:tc>
          <w:tcPr>
            <w:tcW w:w="983" w:type="pct"/>
            <w:tcBorders>
              <w:top w:val="nil"/>
              <w:left w:val="single" w:sz="4" w:space="0" w:color="auto"/>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Order SLA</w:t>
            </w:r>
          </w:p>
        </w:tc>
        <w:tc>
          <w:tcPr>
            <w:tcW w:w="2162" w:type="pct"/>
            <w:tcBorders>
              <w:top w:val="nil"/>
              <w:left w:val="nil"/>
              <w:bottom w:val="single" w:sz="4" w:space="0" w:color="auto"/>
              <w:right w:val="single" w:sz="4" w:space="0" w:color="auto"/>
            </w:tcBorders>
            <w:shd w:val="clear" w:color="auto" w:fill="auto"/>
            <w:noWrap/>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Service Level that transport was executed on.</w:t>
            </w:r>
          </w:p>
        </w:tc>
        <w:tc>
          <w:tcPr>
            <w:tcW w:w="928" w:type="pct"/>
            <w:tcBorders>
              <w:top w:val="nil"/>
              <w:left w:val="nil"/>
              <w:bottom w:val="single" w:sz="4" w:space="0" w:color="auto"/>
              <w:right w:val="single" w:sz="4" w:space="0" w:color="auto"/>
            </w:tcBorders>
            <w:shd w:val="clear" w:color="000000" w:fill="F4B084"/>
            <w:vAlign w:val="center"/>
            <w:hideMark/>
          </w:tcPr>
          <w:p w:rsidR="000C4F9C" w:rsidRPr="00DF674D" w:rsidRDefault="000C4F9C" w:rsidP="00DF674D">
            <w:pPr>
              <w:rPr>
                <w:rFonts w:cs="Arial"/>
                <w:color w:val="000000"/>
                <w:szCs w:val="20"/>
                <w:lang w:val="en-GB" w:eastAsia="en-GB"/>
              </w:rPr>
            </w:pPr>
            <w:r w:rsidRPr="00DF674D">
              <w:rPr>
                <w:rFonts w:cs="Arial"/>
                <w:color w:val="000000"/>
                <w:szCs w:val="20"/>
                <w:lang w:val="en-GB" w:eastAsia="en-GB"/>
              </w:rPr>
              <w:t>Not included yet.</w:t>
            </w:r>
          </w:p>
        </w:tc>
        <w:tc>
          <w:tcPr>
            <w:tcW w:w="927" w:type="pct"/>
            <w:tcBorders>
              <w:top w:val="nil"/>
              <w:left w:val="nil"/>
              <w:bottom w:val="single" w:sz="4" w:space="0" w:color="auto"/>
              <w:right w:val="single" w:sz="4" w:space="0" w:color="auto"/>
            </w:tcBorders>
            <w:shd w:val="clear" w:color="auto" w:fill="auto"/>
          </w:tcPr>
          <w:p w:rsidR="000C4F9C" w:rsidRPr="00DF674D" w:rsidRDefault="00673BD2" w:rsidP="00DF674D">
            <w:pPr>
              <w:rPr>
                <w:rFonts w:cs="Arial"/>
                <w:color w:val="000000"/>
                <w:szCs w:val="20"/>
                <w:lang w:val="en-GB" w:eastAsia="en-GB"/>
              </w:rPr>
            </w:pPr>
            <w:r w:rsidRPr="00F00962">
              <w:rPr>
                <w:rFonts w:cs="Arial"/>
                <w:color w:val="000000"/>
                <w:szCs w:val="20"/>
                <w:lang w:val="en-GB" w:eastAsia="en-GB"/>
              </w:rPr>
              <w:t>MMS, Bulk order LINE level</w:t>
            </w:r>
          </w:p>
        </w:tc>
      </w:tr>
    </w:tbl>
    <w:p w:rsidR="00624BB2" w:rsidRDefault="00624BB2" w:rsidP="00624BB2"/>
    <w:p w:rsidR="00970ECE" w:rsidRDefault="00970ECE" w:rsidP="00970ECE">
      <w:pPr>
        <w:pStyle w:val="Heading2"/>
      </w:pPr>
      <w:bookmarkStart w:id="25" w:name="_Toc490472974"/>
      <w:r>
        <w:t>Back-orders</w:t>
      </w:r>
      <w:bookmarkEnd w:id="25"/>
    </w:p>
    <w:tbl>
      <w:tblPr>
        <w:tblW w:w="5000" w:type="pct"/>
        <w:tblLook w:val="04A0" w:firstRow="1" w:lastRow="0" w:firstColumn="1" w:lastColumn="0" w:noHBand="0" w:noVBand="1"/>
      </w:tblPr>
      <w:tblGrid>
        <w:gridCol w:w="2593"/>
        <w:gridCol w:w="7864"/>
      </w:tblGrid>
      <w:tr w:rsidR="00970ECE" w:rsidRPr="0080730B" w:rsidTr="00A9653A">
        <w:trPr>
          <w:trHeight w:val="300"/>
        </w:trPr>
        <w:tc>
          <w:tcPr>
            <w:tcW w:w="1240" w:type="pct"/>
            <w:tcBorders>
              <w:top w:val="single" w:sz="4" w:space="0" w:color="auto"/>
              <w:left w:val="single" w:sz="4" w:space="0" w:color="auto"/>
              <w:bottom w:val="single" w:sz="4" w:space="0" w:color="auto"/>
              <w:right w:val="single" w:sz="4" w:space="0" w:color="auto"/>
            </w:tcBorders>
            <w:shd w:val="clear" w:color="000000" w:fill="1F497D"/>
            <w:vAlign w:val="center"/>
            <w:hideMark/>
          </w:tcPr>
          <w:p w:rsidR="00970ECE" w:rsidRPr="0080730B" w:rsidRDefault="00970ECE" w:rsidP="00A9653A">
            <w:pPr>
              <w:rPr>
                <w:rFonts w:cs="Arial"/>
                <w:b/>
                <w:bCs/>
                <w:color w:val="FFFFFF"/>
                <w:szCs w:val="20"/>
                <w:lang w:val="en-GB" w:eastAsia="en-GB"/>
              </w:rPr>
            </w:pPr>
            <w:r w:rsidRPr="0080730B">
              <w:rPr>
                <w:rFonts w:cs="Arial"/>
                <w:b/>
                <w:bCs/>
                <w:color w:val="FFFFFF"/>
                <w:szCs w:val="20"/>
                <w:lang w:eastAsia="en-ZA"/>
              </w:rPr>
              <w:t>BWL Field Name</w:t>
            </w:r>
          </w:p>
        </w:tc>
        <w:tc>
          <w:tcPr>
            <w:tcW w:w="3760" w:type="pct"/>
            <w:tcBorders>
              <w:top w:val="single" w:sz="4" w:space="0" w:color="auto"/>
              <w:left w:val="nil"/>
              <w:bottom w:val="single" w:sz="4" w:space="0" w:color="auto"/>
              <w:right w:val="single" w:sz="4" w:space="0" w:color="auto"/>
            </w:tcBorders>
            <w:shd w:val="clear" w:color="000000" w:fill="1F497D"/>
            <w:vAlign w:val="center"/>
            <w:hideMark/>
          </w:tcPr>
          <w:p w:rsidR="00970ECE" w:rsidRPr="0080730B" w:rsidRDefault="00970ECE" w:rsidP="00A9653A">
            <w:pPr>
              <w:rPr>
                <w:rFonts w:cs="Arial"/>
                <w:b/>
                <w:bCs/>
                <w:color w:val="FFFFFF"/>
                <w:szCs w:val="20"/>
                <w:lang w:val="en-GB" w:eastAsia="en-GB"/>
              </w:rPr>
            </w:pPr>
            <w:r w:rsidRPr="0080730B">
              <w:rPr>
                <w:rFonts w:cs="Arial"/>
                <w:b/>
                <w:bCs/>
                <w:color w:val="FFFFFF"/>
                <w:szCs w:val="20"/>
                <w:lang w:eastAsia="en-ZA"/>
              </w:rPr>
              <w:t>BWL Description</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tcPr>
          <w:p w:rsidR="00970ECE" w:rsidRPr="0080730B" w:rsidRDefault="00970ECE" w:rsidP="00A9653A">
            <w:pPr>
              <w:rPr>
                <w:lang w:val="en-GB" w:eastAsia="en-GB"/>
              </w:rPr>
            </w:pPr>
            <w:r>
              <w:rPr>
                <w:lang w:val="en-GB" w:eastAsia="en-GB"/>
              </w:rPr>
              <w:t>Line Number</w:t>
            </w:r>
          </w:p>
        </w:tc>
        <w:tc>
          <w:tcPr>
            <w:tcW w:w="3760" w:type="pct"/>
            <w:tcBorders>
              <w:top w:val="nil"/>
              <w:left w:val="nil"/>
              <w:bottom w:val="single" w:sz="4" w:space="0" w:color="auto"/>
              <w:right w:val="single" w:sz="4" w:space="0" w:color="auto"/>
            </w:tcBorders>
            <w:shd w:val="clear" w:color="auto" w:fill="auto"/>
            <w:noWrap/>
            <w:vAlign w:val="center"/>
          </w:tcPr>
          <w:p w:rsidR="00970ECE" w:rsidRPr="0080730B" w:rsidRDefault="00970ECE" w:rsidP="00A9653A">
            <w:pPr>
              <w:rPr>
                <w:lang w:val="en-GB" w:eastAsia="en-GB"/>
              </w:rPr>
            </w:pPr>
            <w:r>
              <w:rPr>
                <w:lang w:val="en-GB" w:eastAsia="en-GB"/>
              </w:rPr>
              <w:t>Line Number</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Client Order Number</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Client Order Number</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MMS Bulk Order Number</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MMS Bulk Order Number</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MMS Order Number</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MMS Order Number</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ShipToNum</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MMS Address Number as produced during mapping.</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ShipToName</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MMS Address Name as produced during mapping.</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ShipFromNum</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MMS Address Number as produced during mapping.</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ShipFromName</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MMS Address Name as produced during mapping.</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Item Code</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Item Code</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Item Description</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Item Description</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bottom"/>
            <w:hideMark/>
          </w:tcPr>
          <w:p w:rsidR="00970ECE" w:rsidRPr="0080730B" w:rsidRDefault="00970ECE" w:rsidP="00A9653A">
            <w:pPr>
              <w:rPr>
                <w:lang w:val="en-GB" w:eastAsia="en-GB"/>
              </w:rPr>
            </w:pPr>
            <w:r w:rsidRPr="0080730B">
              <w:rPr>
                <w:lang w:val="en-GB" w:eastAsia="en-GB"/>
              </w:rPr>
              <w:t>Base UOM</w:t>
            </w:r>
          </w:p>
        </w:tc>
        <w:tc>
          <w:tcPr>
            <w:tcW w:w="3760" w:type="pct"/>
            <w:tcBorders>
              <w:top w:val="nil"/>
              <w:left w:val="nil"/>
              <w:bottom w:val="single" w:sz="4" w:space="0" w:color="auto"/>
              <w:right w:val="single" w:sz="4" w:space="0" w:color="auto"/>
            </w:tcBorders>
            <w:shd w:val="clear" w:color="auto" w:fill="auto"/>
            <w:noWrap/>
            <w:vAlign w:val="bottom"/>
            <w:hideMark/>
          </w:tcPr>
          <w:p w:rsidR="00970ECE" w:rsidRPr="0080730B" w:rsidRDefault="00970ECE" w:rsidP="00A9653A">
            <w:pPr>
              <w:rPr>
                <w:lang w:val="en-GB" w:eastAsia="en-GB"/>
              </w:rPr>
            </w:pPr>
            <w:r w:rsidRPr="0080730B">
              <w:rPr>
                <w:lang w:val="en-GB" w:eastAsia="en-GB"/>
              </w:rPr>
              <w:t>Base UOM</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Order QTY</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Order Quantity</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Order Creation DT</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Order Creation DT in MMS</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Despatch QTY</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7348A9" w:rsidP="00A9653A">
            <w:pPr>
              <w:rPr>
                <w:lang w:val="en-GB" w:eastAsia="en-GB"/>
              </w:rPr>
            </w:pPr>
            <w:r>
              <w:rPr>
                <w:lang w:val="en-GB" w:eastAsia="en-GB"/>
              </w:rPr>
              <w:t xml:space="preserve">Total line </w:t>
            </w:r>
            <w:r w:rsidR="00970ECE" w:rsidRPr="0080730B">
              <w:rPr>
                <w:lang w:val="en-GB" w:eastAsia="en-GB"/>
              </w:rPr>
              <w:t>Despatch Quantity</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bottom"/>
            <w:hideMark/>
          </w:tcPr>
          <w:p w:rsidR="00970ECE" w:rsidRPr="0080730B" w:rsidRDefault="00970ECE" w:rsidP="00A9653A">
            <w:pPr>
              <w:rPr>
                <w:lang w:val="en-GB" w:eastAsia="en-GB"/>
              </w:rPr>
            </w:pPr>
            <w:r w:rsidRPr="0080730B">
              <w:rPr>
                <w:lang w:val="en-GB" w:eastAsia="en-GB"/>
              </w:rPr>
              <w:t>Delivered QTY</w:t>
            </w:r>
          </w:p>
        </w:tc>
        <w:tc>
          <w:tcPr>
            <w:tcW w:w="3760" w:type="pct"/>
            <w:tcBorders>
              <w:top w:val="nil"/>
              <w:left w:val="nil"/>
              <w:bottom w:val="single" w:sz="4" w:space="0" w:color="auto"/>
              <w:right w:val="single" w:sz="4" w:space="0" w:color="auto"/>
            </w:tcBorders>
            <w:shd w:val="clear" w:color="auto" w:fill="auto"/>
            <w:noWrap/>
            <w:vAlign w:val="bottom"/>
            <w:hideMark/>
          </w:tcPr>
          <w:p w:rsidR="00970ECE" w:rsidRPr="0080730B" w:rsidRDefault="007348A9" w:rsidP="00A9653A">
            <w:pPr>
              <w:rPr>
                <w:lang w:val="en-GB" w:eastAsia="en-GB"/>
              </w:rPr>
            </w:pPr>
            <w:r>
              <w:rPr>
                <w:lang w:val="en-GB" w:eastAsia="en-GB"/>
              </w:rPr>
              <w:t xml:space="preserve">Total line </w:t>
            </w:r>
            <w:r w:rsidR="00970ECE" w:rsidRPr="0080730B">
              <w:rPr>
                <w:lang w:val="en-GB" w:eastAsia="en-GB"/>
              </w:rPr>
              <w:t>Delivered Quantity</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bottom"/>
            <w:hideMark/>
          </w:tcPr>
          <w:p w:rsidR="00970ECE" w:rsidRPr="0080730B" w:rsidRDefault="00970ECE" w:rsidP="00A9653A">
            <w:pPr>
              <w:rPr>
                <w:lang w:val="en-GB" w:eastAsia="en-GB"/>
              </w:rPr>
            </w:pPr>
            <w:r w:rsidRPr="0080730B">
              <w:rPr>
                <w:lang w:val="en-GB" w:eastAsia="en-GB"/>
              </w:rPr>
              <w:t>Endordsed QTY</w:t>
            </w:r>
          </w:p>
        </w:tc>
        <w:tc>
          <w:tcPr>
            <w:tcW w:w="3760" w:type="pct"/>
            <w:tcBorders>
              <w:top w:val="nil"/>
              <w:left w:val="nil"/>
              <w:bottom w:val="single" w:sz="4" w:space="0" w:color="auto"/>
              <w:right w:val="single" w:sz="4" w:space="0" w:color="auto"/>
            </w:tcBorders>
            <w:shd w:val="clear" w:color="auto" w:fill="auto"/>
            <w:noWrap/>
            <w:vAlign w:val="bottom"/>
            <w:hideMark/>
          </w:tcPr>
          <w:p w:rsidR="00970ECE" w:rsidRPr="0080730B" w:rsidRDefault="007348A9" w:rsidP="00A9653A">
            <w:pPr>
              <w:rPr>
                <w:lang w:val="en-GB" w:eastAsia="en-GB"/>
              </w:rPr>
            </w:pPr>
            <w:r>
              <w:rPr>
                <w:lang w:val="en-GB" w:eastAsia="en-GB"/>
              </w:rPr>
              <w:t xml:space="preserve">Total line </w:t>
            </w:r>
            <w:r w:rsidR="00970ECE" w:rsidRPr="0080730B">
              <w:rPr>
                <w:lang w:val="en-GB" w:eastAsia="en-GB"/>
              </w:rPr>
              <w:t>Endordsed Quantity</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bottom"/>
            <w:hideMark/>
          </w:tcPr>
          <w:p w:rsidR="00970ECE" w:rsidRPr="0080730B" w:rsidRDefault="00970ECE" w:rsidP="00A9653A">
            <w:pPr>
              <w:rPr>
                <w:lang w:val="en-GB" w:eastAsia="en-GB"/>
              </w:rPr>
            </w:pPr>
            <w:r w:rsidRPr="0080730B">
              <w:rPr>
                <w:lang w:val="en-GB" w:eastAsia="en-GB"/>
              </w:rPr>
              <w:t>POD DT</w:t>
            </w:r>
          </w:p>
        </w:tc>
        <w:tc>
          <w:tcPr>
            <w:tcW w:w="3760" w:type="pct"/>
            <w:tcBorders>
              <w:top w:val="nil"/>
              <w:left w:val="nil"/>
              <w:bottom w:val="single" w:sz="4" w:space="0" w:color="auto"/>
              <w:right w:val="single" w:sz="4" w:space="0" w:color="auto"/>
            </w:tcBorders>
            <w:shd w:val="clear" w:color="auto" w:fill="auto"/>
            <w:noWrap/>
            <w:vAlign w:val="bottom"/>
            <w:hideMark/>
          </w:tcPr>
          <w:p w:rsidR="00970ECE" w:rsidRPr="0080730B" w:rsidRDefault="00970ECE" w:rsidP="00A9653A">
            <w:pPr>
              <w:rPr>
                <w:lang w:val="en-GB" w:eastAsia="en-GB"/>
              </w:rPr>
            </w:pPr>
            <w:r w:rsidRPr="0080730B">
              <w:rPr>
                <w:lang w:val="en-GB" w:eastAsia="en-GB"/>
              </w:rPr>
              <w:t>POD DT</w:t>
            </w:r>
          </w:p>
        </w:tc>
      </w:tr>
      <w:tr w:rsidR="00970ECE" w:rsidRPr="0080730B" w:rsidTr="00A9653A">
        <w:trPr>
          <w:trHeight w:val="300"/>
        </w:trPr>
        <w:tc>
          <w:tcPr>
            <w:tcW w:w="1240" w:type="pct"/>
            <w:tcBorders>
              <w:top w:val="nil"/>
              <w:left w:val="single" w:sz="4" w:space="0" w:color="auto"/>
              <w:bottom w:val="single" w:sz="4" w:space="0" w:color="auto"/>
              <w:right w:val="single" w:sz="4" w:space="0" w:color="auto"/>
            </w:tcBorders>
            <w:shd w:val="clear" w:color="auto" w:fill="auto"/>
            <w:noWrap/>
            <w:vAlign w:val="bottom"/>
            <w:hideMark/>
          </w:tcPr>
          <w:p w:rsidR="00970ECE" w:rsidRPr="0080730B" w:rsidRDefault="00970ECE" w:rsidP="00A9653A">
            <w:pPr>
              <w:rPr>
                <w:lang w:val="en-GB" w:eastAsia="en-GB"/>
              </w:rPr>
            </w:pPr>
            <w:r w:rsidRPr="0080730B">
              <w:rPr>
                <w:lang w:val="en-GB" w:eastAsia="en-GB"/>
              </w:rPr>
              <w:t>Qty Backordered</w:t>
            </w:r>
          </w:p>
        </w:tc>
        <w:tc>
          <w:tcPr>
            <w:tcW w:w="3760" w:type="pct"/>
            <w:tcBorders>
              <w:top w:val="nil"/>
              <w:left w:val="nil"/>
              <w:bottom w:val="single" w:sz="4" w:space="0" w:color="auto"/>
              <w:right w:val="single" w:sz="4" w:space="0" w:color="auto"/>
            </w:tcBorders>
            <w:shd w:val="clear" w:color="auto" w:fill="auto"/>
            <w:noWrap/>
            <w:vAlign w:val="center"/>
            <w:hideMark/>
          </w:tcPr>
          <w:p w:rsidR="00970ECE" w:rsidRPr="0080730B" w:rsidRDefault="00970ECE" w:rsidP="00A9653A">
            <w:pPr>
              <w:rPr>
                <w:lang w:val="en-GB" w:eastAsia="en-GB"/>
              </w:rPr>
            </w:pPr>
            <w:r w:rsidRPr="0080730B">
              <w:rPr>
                <w:lang w:val="en-GB" w:eastAsia="en-GB"/>
              </w:rPr>
              <w:t>(Bulk Order QTY - Call-off Order Quantity)</w:t>
            </w:r>
          </w:p>
        </w:tc>
      </w:tr>
    </w:tbl>
    <w:p w:rsidR="00970ECE" w:rsidRPr="00624BB2" w:rsidRDefault="00970ECE" w:rsidP="00624BB2"/>
    <w:p w:rsidR="00D40D20" w:rsidRDefault="00D40D20" w:rsidP="00D40D20">
      <w:pPr>
        <w:pStyle w:val="Heading2"/>
      </w:pPr>
      <w:bookmarkStart w:id="26" w:name="_Toc490472975"/>
      <w:r w:rsidRPr="00D40D20">
        <w:t>National Inter Facility Transfer Report</w:t>
      </w:r>
      <w:bookmarkEnd w:id="26"/>
    </w:p>
    <w:p w:rsidR="00D40D20" w:rsidRDefault="00D40D20" w:rsidP="00D40D20">
      <w:r>
        <w:t>The purpose of this extract is to assist BWL operations in understanding which m</w:t>
      </w:r>
      <w:r w:rsidRPr="007C74EC">
        <w:t xml:space="preserve">aterials </w:t>
      </w:r>
      <w:r w:rsidR="000558F7">
        <w:t>are in-transit</w:t>
      </w:r>
      <w:r w:rsidR="003205C5">
        <w:t xml:space="preserve"> for IFT replenishment orders only</w:t>
      </w:r>
      <w:r w:rsidR="00192311">
        <w:t xml:space="preserve"> and the aging thereof</w:t>
      </w:r>
      <w:r w:rsidR="000558F7">
        <w:t>.</w:t>
      </w:r>
    </w:p>
    <w:p w:rsidR="00D40D20" w:rsidRDefault="00D40D20" w:rsidP="00D40D20"/>
    <w:p w:rsidR="00D40D20" w:rsidRDefault="00D40D20" w:rsidP="00D40D20">
      <w:r>
        <w:t>The criteria for this report includes:</w:t>
      </w:r>
    </w:p>
    <w:p w:rsidR="00D40D20" w:rsidRDefault="00D40D20" w:rsidP="00D40D20">
      <w:pPr>
        <w:pStyle w:val="ListParagraph"/>
        <w:numPr>
          <w:ilvl w:val="0"/>
          <w:numId w:val="19"/>
        </w:numPr>
      </w:pPr>
      <w:r>
        <w:t>Only show orders of order type =</w:t>
      </w:r>
      <w:ins w:id="27" w:author="Ilse Van Zyl [2]" w:date="2017-08-10T07:54:00Z">
        <w:r w:rsidR="000558F7">
          <w:t xml:space="preserve"> </w:t>
        </w:r>
      </w:ins>
      <w:r>
        <w:t>IT</w:t>
      </w:r>
    </w:p>
    <w:p w:rsidR="00D40D20" w:rsidRDefault="00D40D20" w:rsidP="00D40D20">
      <w:pPr>
        <w:pStyle w:val="ListParagraph"/>
        <w:numPr>
          <w:ilvl w:val="0"/>
          <w:numId w:val="19"/>
        </w:numPr>
      </w:pPr>
      <w:r>
        <w:t>Only show orders within the date range as specified in the filter criteria FromDate and ToDate on the report screen.</w:t>
      </w:r>
    </w:p>
    <w:p w:rsidR="00D40D20" w:rsidRPr="00D40D20" w:rsidRDefault="00D40D20" w:rsidP="00D40D20">
      <w:pPr>
        <w:rPr>
          <w:rFonts w:ascii="Calibri" w:hAnsi="Calibri" w:cs="Calibri"/>
          <w:color w:val="000000"/>
          <w:sz w:val="22"/>
          <w:szCs w:val="22"/>
          <w:lang w:val="en-GB" w:eastAsia="en-GB"/>
        </w:rPr>
      </w:pPr>
      <w:r>
        <w:t xml:space="preserve">Search functionality on this screen will be available to search on Client Order Number, Order Number, </w:t>
      </w:r>
      <w:r w:rsidRPr="00D40D20">
        <w:rPr>
          <w:rFonts w:ascii="Calibri" w:hAnsi="Calibri" w:cs="Calibri"/>
          <w:color w:val="000000"/>
          <w:sz w:val="22"/>
          <w:szCs w:val="22"/>
          <w:lang w:val="en-GB" w:eastAsia="en-GB"/>
        </w:rPr>
        <w:t>ShipToNum</w:t>
      </w:r>
      <w:r>
        <w:rPr>
          <w:rFonts w:ascii="Calibri" w:hAnsi="Calibri" w:cs="Calibri"/>
          <w:color w:val="000000"/>
          <w:sz w:val="22"/>
          <w:szCs w:val="22"/>
          <w:lang w:val="en-GB" w:eastAsia="en-GB"/>
        </w:rPr>
        <w:t>, ShipFromNum</w:t>
      </w:r>
      <w:r>
        <w:t>.</w:t>
      </w:r>
    </w:p>
    <w:p w:rsidR="00D40D20" w:rsidRDefault="00D40D20" w:rsidP="00D40D20"/>
    <w:p w:rsidR="00D40D20" w:rsidRDefault="00D40D20" w:rsidP="00D40D20">
      <w:pPr>
        <w:pStyle w:val="Caption"/>
        <w:keepNext/>
      </w:pPr>
      <w:r>
        <w:t xml:space="preserve">Table </w:t>
      </w:r>
      <w:r>
        <w:fldChar w:fldCharType="begin"/>
      </w:r>
      <w:r>
        <w:instrText xml:space="preserve"> SEQ Table \* ARABIC </w:instrText>
      </w:r>
      <w:r>
        <w:fldChar w:fldCharType="separate"/>
      </w:r>
      <w:r w:rsidR="00AA5098">
        <w:rPr>
          <w:noProof/>
        </w:rPr>
        <w:t>11</w:t>
      </w:r>
      <w:r>
        <w:fldChar w:fldCharType="end"/>
      </w:r>
      <w:r>
        <w:t>: Fields required</w:t>
      </w:r>
    </w:p>
    <w:tbl>
      <w:tblPr>
        <w:tblW w:w="5000" w:type="pct"/>
        <w:tblLook w:val="04A0" w:firstRow="1" w:lastRow="0" w:firstColumn="1" w:lastColumn="0" w:noHBand="0" w:noVBand="1"/>
      </w:tblPr>
      <w:tblGrid>
        <w:gridCol w:w="3340"/>
        <w:gridCol w:w="7117"/>
      </w:tblGrid>
      <w:tr w:rsidR="00D40D20" w:rsidRPr="00D40D20" w:rsidTr="0050735A">
        <w:trPr>
          <w:trHeight w:val="300"/>
        </w:trPr>
        <w:tc>
          <w:tcPr>
            <w:tcW w:w="1597" w:type="pct"/>
            <w:tcBorders>
              <w:top w:val="single" w:sz="4" w:space="0" w:color="auto"/>
              <w:left w:val="single" w:sz="4" w:space="0" w:color="auto"/>
              <w:bottom w:val="single" w:sz="4" w:space="0" w:color="auto"/>
              <w:right w:val="single" w:sz="4" w:space="0" w:color="auto"/>
            </w:tcBorders>
            <w:shd w:val="clear" w:color="000000" w:fill="1F497D"/>
            <w:vAlign w:val="center"/>
            <w:hideMark/>
          </w:tcPr>
          <w:p w:rsidR="00D40D20" w:rsidRPr="00D40D20" w:rsidRDefault="00D40D20" w:rsidP="00D40D20">
            <w:pPr>
              <w:rPr>
                <w:rFonts w:cs="Arial"/>
                <w:b/>
                <w:bCs/>
                <w:color w:val="FFFFFF"/>
                <w:szCs w:val="20"/>
                <w:lang w:val="en-GB" w:eastAsia="en-GB"/>
              </w:rPr>
            </w:pPr>
            <w:r w:rsidRPr="00D40D20">
              <w:rPr>
                <w:rFonts w:cs="Arial"/>
                <w:b/>
                <w:bCs/>
                <w:color w:val="FFFFFF"/>
                <w:szCs w:val="20"/>
                <w:lang w:eastAsia="en-ZA"/>
              </w:rPr>
              <w:t>BWL Field Name</w:t>
            </w:r>
          </w:p>
        </w:tc>
        <w:tc>
          <w:tcPr>
            <w:tcW w:w="3403" w:type="pct"/>
            <w:tcBorders>
              <w:top w:val="single" w:sz="4" w:space="0" w:color="auto"/>
              <w:left w:val="nil"/>
              <w:bottom w:val="single" w:sz="4" w:space="0" w:color="auto"/>
              <w:right w:val="single" w:sz="4" w:space="0" w:color="auto"/>
            </w:tcBorders>
            <w:shd w:val="clear" w:color="000000" w:fill="1F497D"/>
            <w:vAlign w:val="center"/>
            <w:hideMark/>
          </w:tcPr>
          <w:p w:rsidR="00D40D20" w:rsidRPr="00D40D20" w:rsidRDefault="00D40D20" w:rsidP="00D40D20">
            <w:pPr>
              <w:rPr>
                <w:rFonts w:cs="Arial"/>
                <w:b/>
                <w:bCs/>
                <w:color w:val="FFFFFF"/>
                <w:szCs w:val="20"/>
                <w:lang w:val="en-GB" w:eastAsia="en-GB"/>
              </w:rPr>
            </w:pPr>
            <w:r w:rsidRPr="00D40D20">
              <w:rPr>
                <w:rFonts w:cs="Arial"/>
                <w:b/>
                <w:bCs/>
                <w:color w:val="FFFFFF"/>
                <w:szCs w:val="20"/>
                <w:lang w:eastAsia="en-ZA"/>
              </w:rPr>
              <w:t>BWL Description</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Client Order Number</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Client Order Number</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MMS Bulk Order Number</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MMS Bulk Order Number</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MMS Order Number</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MMS Order Number</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ShipToNum</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MMS Address Number as produced during mapping.</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ShipToName</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MMS Address Name as produced during mapping.</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ShipFromNum</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MMS Address Number as produced during mapping.</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ShipFromName</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MMS Address Name as produced during mapping.</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Item Code</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Item Code</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Item Description</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Item Description</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Order QTY</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Order Quantity</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Order Creation DT</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Order Creation DT in MMS</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Released to WH QTY</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Call-off Order Quantity</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Released to WH DT</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Released to WH DT is the DT when OWMS received this order.</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Despatch QTY</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Despatch Quantity</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Despatched DT</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Despatch DT is the DT when OWMS despatched these order lines.</w:t>
            </w:r>
          </w:p>
        </w:tc>
      </w:tr>
      <w:tr w:rsidR="00323E86" w:rsidRPr="00D40D20" w:rsidTr="0050735A">
        <w:trPr>
          <w:trHeight w:val="300"/>
          <w:ins w:id="28" w:author="Ilse Van Zyl [2]" w:date="2017-08-10T08:03:00Z"/>
        </w:trPr>
        <w:tc>
          <w:tcPr>
            <w:tcW w:w="1597" w:type="pct"/>
            <w:tcBorders>
              <w:top w:val="nil"/>
              <w:left w:val="single" w:sz="4" w:space="0" w:color="auto"/>
              <w:bottom w:val="single" w:sz="4" w:space="0" w:color="auto"/>
              <w:right w:val="single" w:sz="4" w:space="0" w:color="auto"/>
            </w:tcBorders>
            <w:shd w:val="clear" w:color="auto" w:fill="auto"/>
            <w:noWrap/>
            <w:vAlign w:val="center"/>
          </w:tcPr>
          <w:p w:rsidR="00323E86" w:rsidRPr="00D40D20" w:rsidRDefault="00323E86" w:rsidP="0013591A">
            <w:pPr>
              <w:rPr>
                <w:ins w:id="29" w:author="Ilse Van Zyl [2]" w:date="2017-08-10T08:03:00Z"/>
                <w:lang w:val="en-GB" w:eastAsia="en-GB"/>
              </w:rPr>
            </w:pPr>
          </w:p>
        </w:tc>
        <w:tc>
          <w:tcPr>
            <w:tcW w:w="3403" w:type="pct"/>
            <w:tcBorders>
              <w:top w:val="nil"/>
              <w:left w:val="nil"/>
              <w:bottom w:val="single" w:sz="4" w:space="0" w:color="auto"/>
              <w:right w:val="single" w:sz="4" w:space="0" w:color="auto"/>
            </w:tcBorders>
            <w:shd w:val="clear" w:color="auto" w:fill="auto"/>
            <w:noWrap/>
            <w:vAlign w:val="center"/>
          </w:tcPr>
          <w:p w:rsidR="00323E86" w:rsidRPr="00D40D20" w:rsidRDefault="00323E86" w:rsidP="0013591A">
            <w:pPr>
              <w:rPr>
                <w:ins w:id="30" w:author="Ilse Van Zyl [2]" w:date="2017-08-10T08:03:00Z"/>
                <w:lang w:val="en-GB" w:eastAsia="en-GB"/>
              </w:rPr>
            </w:pPr>
            <w:ins w:id="31" w:author="Ilse Van Zyl [2]" w:date="2017-08-10T08:03:00Z">
              <w:r>
                <w:rPr>
                  <w:lang w:val="en-GB" w:eastAsia="en-GB"/>
                </w:rPr>
                <w:t>Call-off order create date</w:t>
              </w:r>
            </w:ins>
          </w:p>
        </w:tc>
      </w:tr>
      <w:tr w:rsidR="00D40D20" w:rsidRPr="00D40D20" w:rsidDel="00323E86" w:rsidTr="0050735A">
        <w:trPr>
          <w:trHeight w:val="300"/>
          <w:del w:id="32" w:author="Ilse Van Zyl [2]" w:date="2017-08-10T08:04:00Z"/>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Del="00323E86" w:rsidRDefault="00D40D20" w:rsidP="0013591A">
            <w:pPr>
              <w:rPr>
                <w:del w:id="33" w:author="Ilse Van Zyl [2]" w:date="2017-08-10T08:04:00Z"/>
                <w:lang w:val="en-GB" w:eastAsia="en-GB"/>
              </w:rPr>
            </w:pPr>
            <w:del w:id="34" w:author="Ilse Van Zyl [2]" w:date="2017-08-10T08:04:00Z">
              <w:r w:rsidRPr="00D40D20" w:rsidDel="00323E86">
                <w:rPr>
                  <w:lang w:val="en-GB" w:eastAsia="en-GB"/>
                </w:rPr>
                <w:delText>Delivered QTY</w:delText>
              </w:r>
            </w:del>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Del="00323E86" w:rsidRDefault="00D40D20" w:rsidP="0013591A">
            <w:pPr>
              <w:rPr>
                <w:del w:id="35" w:author="Ilse Van Zyl [2]" w:date="2017-08-10T08:04:00Z"/>
                <w:lang w:val="en-GB" w:eastAsia="en-GB"/>
              </w:rPr>
            </w:pPr>
            <w:del w:id="36" w:author="Ilse Van Zyl [2]" w:date="2017-08-10T08:04:00Z">
              <w:r w:rsidRPr="00D40D20" w:rsidDel="00323E86">
                <w:rPr>
                  <w:lang w:val="en-GB" w:eastAsia="en-GB"/>
                </w:rPr>
                <w:delText>Delivered Quantity</w:delText>
              </w:r>
            </w:del>
          </w:p>
        </w:tc>
      </w:tr>
      <w:tr w:rsidR="00D40D20" w:rsidRPr="00D40D20" w:rsidDel="00323E86" w:rsidTr="0050735A">
        <w:trPr>
          <w:trHeight w:val="300"/>
          <w:del w:id="37" w:author="Ilse Van Zyl [2]" w:date="2017-08-10T08:04:00Z"/>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Del="00323E86" w:rsidRDefault="00D40D20" w:rsidP="0013591A">
            <w:pPr>
              <w:rPr>
                <w:del w:id="38" w:author="Ilse Van Zyl [2]" w:date="2017-08-10T08:04:00Z"/>
                <w:lang w:val="en-GB" w:eastAsia="en-GB"/>
              </w:rPr>
            </w:pPr>
            <w:del w:id="39" w:author="Ilse Van Zyl [2]" w:date="2017-08-10T08:04:00Z">
              <w:r w:rsidRPr="00D40D20" w:rsidDel="00323E86">
                <w:rPr>
                  <w:lang w:val="en-GB" w:eastAsia="en-GB"/>
                </w:rPr>
                <w:delText xml:space="preserve">Delivered DT </w:delText>
              </w:r>
            </w:del>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Del="00323E86" w:rsidRDefault="00D40D20" w:rsidP="0013591A">
            <w:pPr>
              <w:rPr>
                <w:del w:id="40" w:author="Ilse Van Zyl [2]" w:date="2017-08-10T08:04:00Z"/>
                <w:lang w:val="en-GB" w:eastAsia="en-GB"/>
              </w:rPr>
            </w:pPr>
            <w:del w:id="41" w:author="Ilse Van Zyl [2]" w:date="2017-08-10T08:04:00Z">
              <w:r w:rsidRPr="00D40D20" w:rsidDel="00323E86">
                <w:rPr>
                  <w:lang w:val="en-GB" w:eastAsia="en-GB"/>
                </w:rPr>
                <w:delText>Delivered DT</w:delText>
              </w:r>
            </w:del>
          </w:p>
        </w:tc>
      </w:tr>
      <w:tr w:rsidR="00D40D20" w:rsidRPr="00D40D20" w:rsidDel="00323E86" w:rsidTr="0050735A">
        <w:trPr>
          <w:trHeight w:val="300"/>
          <w:del w:id="42" w:author="Ilse Van Zyl [2]" w:date="2017-08-10T08:04:00Z"/>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Del="00323E86" w:rsidRDefault="00D40D20" w:rsidP="0013591A">
            <w:pPr>
              <w:rPr>
                <w:del w:id="43" w:author="Ilse Van Zyl [2]" w:date="2017-08-10T08:04:00Z"/>
                <w:lang w:val="en-GB" w:eastAsia="en-GB"/>
              </w:rPr>
            </w:pPr>
            <w:del w:id="44" w:author="Ilse Van Zyl [2]" w:date="2017-08-10T08:04:00Z">
              <w:r w:rsidRPr="00D40D20" w:rsidDel="00323E86">
                <w:rPr>
                  <w:lang w:val="en-GB" w:eastAsia="en-GB"/>
                </w:rPr>
                <w:delText>Endordsed QTY</w:delText>
              </w:r>
            </w:del>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Del="00323E86" w:rsidRDefault="00D40D20" w:rsidP="0013591A">
            <w:pPr>
              <w:rPr>
                <w:del w:id="45" w:author="Ilse Van Zyl [2]" w:date="2017-08-10T08:04:00Z"/>
                <w:lang w:val="en-GB" w:eastAsia="en-GB"/>
              </w:rPr>
            </w:pPr>
            <w:del w:id="46" w:author="Ilse Van Zyl [2]" w:date="2017-08-10T08:04:00Z">
              <w:r w:rsidRPr="00D40D20" w:rsidDel="00323E86">
                <w:rPr>
                  <w:lang w:val="en-GB" w:eastAsia="en-GB"/>
                </w:rPr>
                <w:delText>Endordsed Quantity</w:delText>
              </w:r>
            </w:del>
          </w:p>
        </w:tc>
      </w:tr>
      <w:tr w:rsidR="00D40D20" w:rsidRPr="00D40D20" w:rsidDel="00323E86" w:rsidTr="0050735A">
        <w:trPr>
          <w:trHeight w:val="300"/>
          <w:del w:id="47" w:author="Ilse Van Zyl [2]" w:date="2017-08-10T08:04:00Z"/>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Del="00323E86" w:rsidRDefault="00D40D20" w:rsidP="0013591A">
            <w:pPr>
              <w:rPr>
                <w:del w:id="48" w:author="Ilse Van Zyl [2]" w:date="2017-08-10T08:04:00Z"/>
                <w:lang w:val="en-GB" w:eastAsia="en-GB"/>
              </w:rPr>
            </w:pPr>
            <w:del w:id="49" w:author="Ilse Van Zyl [2]" w:date="2017-08-10T08:04:00Z">
              <w:r w:rsidRPr="00D40D20" w:rsidDel="00323E86">
                <w:rPr>
                  <w:lang w:val="en-GB" w:eastAsia="en-GB"/>
                </w:rPr>
                <w:delText>POD DT</w:delText>
              </w:r>
            </w:del>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Del="00323E86" w:rsidRDefault="00D40D20" w:rsidP="0013591A">
            <w:pPr>
              <w:rPr>
                <w:del w:id="50" w:author="Ilse Van Zyl [2]" w:date="2017-08-10T08:04:00Z"/>
                <w:lang w:val="en-GB" w:eastAsia="en-GB"/>
              </w:rPr>
            </w:pPr>
            <w:del w:id="51" w:author="Ilse Van Zyl [2]" w:date="2017-08-10T08:04:00Z">
              <w:r w:rsidRPr="00D40D20" w:rsidDel="00323E86">
                <w:rPr>
                  <w:lang w:val="en-GB" w:eastAsia="en-GB"/>
                </w:rPr>
                <w:delText>POD DT</w:delText>
              </w:r>
            </w:del>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ItemCategory1 Code</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Material Group Code</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ItemCategory1 Description</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Material Group Description</w:t>
            </w:r>
          </w:p>
        </w:tc>
      </w:tr>
      <w:tr w:rsidR="00D40D20" w:rsidRPr="00D40D20" w:rsidTr="0050735A">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Client Transaction Type = "IT"</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MMS Order Type, only show interfacility transfers</w:t>
            </w:r>
          </w:p>
        </w:tc>
      </w:tr>
      <w:tr w:rsidR="00D40D20" w:rsidRPr="00D40D20" w:rsidTr="00FD4A67">
        <w:trPr>
          <w:trHeight w:val="300"/>
        </w:trPr>
        <w:tc>
          <w:tcPr>
            <w:tcW w:w="1597" w:type="pct"/>
            <w:tcBorders>
              <w:top w:val="nil"/>
              <w:left w:val="single" w:sz="4" w:space="0" w:color="auto"/>
              <w:bottom w:val="single" w:sz="4" w:space="0" w:color="auto"/>
              <w:right w:val="single" w:sz="4" w:space="0" w:color="auto"/>
            </w:tcBorders>
            <w:shd w:val="clear" w:color="auto" w:fill="auto"/>
            <w:noWrap/>
            <w:vAlign w:val="center"/>
            <w:hideMark/>
          </w:tcPr>
          <w:p w:rsidR="00D40D20" w:rsidRPr="00D40D20" w:rsidRDefault="00D40D20" w:rsidP="0013591A">
            <w:pPr>
              <w:rPr>
                <w:lang w:val="en-GB" w:eastAsia="en-GB"/>
              </w:rPr>
            </w:pPr>
            <w:r w:rsidRPr="00D40D20">
              <w:rPr>
                <w:lang w:val="en-GB" w:eastAsia="en-GB"/>
              </w:rPr>
              <w:t>Days in Transit</w:t>
            </w:r>
          </w:p>
        </w:tc>
        <w:tc>
          <w:tcPr>
            <w:tcW w:w="3403" w:type="pct"/>
            <w:tcBorders>
              <w:top w:val="nil"/>
              <w:left w:val="nil"/>
              <w:bottom w:val="single" w:sz="4" w:space="0" w:color="auto"/>
              <w:right w:val="single" w:sz="4" w:space="0" w:color="auto"/>
            </w:tcBorders>
            <w:shd w:val="clear" w:color="auto" w:fill="auto"/>
            <w:noWrap/>
            <w:vAlign w:val="center"/>
            <w:hideMark/>
          </w:tcPr>
          <w:p w:rsidR="00D40D20" w:rsidRPr="00D40D20" w:rsidRDefault="00D40D20">
            <w:pPr>
              <w:rPr>
                <w:lang w:val="en-GB" w:eastAsia="en-GB"/>
              </w:rPr>
            </w:pPr>
            <w:del w:id="52" w:author="Ilse Van Zyl [2]" w:date="2017-08-10T08:05:00Z">
              <w:r w:rsidRPr="00D40D20" w:rsidDel="00323E86">
                <w:rPr>
                  <w:lang w:val="en-GB" w:eastAsia="en-GB"/>
                </w:rPr>
                <w:delText>Despatch DT -Delivered DT</w:delText>
              </w:r>
            </w:del>
            <w:ins w:id="53" w:author="Ilse Van Zyl [2]" w:date="2017-08-10T08:05:00Z">
              <w:r w:rsidR="00323E86">
                <w:rPr>
                  <w:lang w:val="en-GB" w:eastAsia="en-GB"/>
                </w:rPr>
                <w:t>Current DT</w:t>
              </w:r>
              <w:r w:rsidR="00323E86" w:rsidRPr="00D40D20">
                <w:rPr>
                  <w:lang w:val="en-GB" w:eastAsia="en-GB"/>
                </w:rPr>
                <w:t xml:space="preserve"> </w:t>
              </w:r>
              <w:r w:rsidR="00323E86">
                <w:rPr>
                  <w:lang w:val="en-GB" w:eastAsia="en-GB"/>
                </w:rPr>
                <w:t xml:space="preserve">- </w:t>
              </w:r>
              <w:r w:rsidR="00323E86" w:rsidRPr="00D40D20">
                <w:rPr>
                  <w:lang w:val="en-GB" w:eastAsia="en-GB"/>
                </w:rPr>
                <w:t>Despatch DT</w:t>
              </w:r>
            </w:ins>
          </w:p>
        </w:tc>
      </w:tr>
      <w:tr w:rsidR="00FD4A67" w:rsidRPr="00D40D20" w:rsidTr="00FD4A67">
        <w:trPr>
          <w:trHeight w:val="300"/>
        </w:trPr>
        <w:tc>
          <w:tcPr>
            <w:tcW w:w="1597" w:type="pct"/>
            <w:tcBorders>
              <w:top w:val="single" w:sz="4" w:space="0" w:color="auto"/>
              <w:left w:val="single" w:sz="4" w:space="0" w:color="auto"/>
              <w:bottom w:val="single" w:sz="4" w:space="0" w:color="auto"/>
              <w:right w:val="single" w:sz="4" w:space="0" w:color="auto"/>
            </w:tcBorders>
            <w:shd w:val="clear" w:color="auto" w:fill="auto"/>
            <w:noWrap/>
            <w:vAlign w:val="center"/>
          </w:tcPr>
          <w:p w:rsidR="00FD4A67" w:rsidRPr="00D40D20" w:rsidRDefault="00FD4A67" w:rsidP="0013591A">
            <w:pPr>
              <w:rPr>
                <w:lang w:val="en-GB" w:eastAsia="en-GB"/>
              </w:rPr>
            </w:pPr>
            <w:r>
              <w:t>Order Status</w:t>
            </w:r>
          </w:p>
        </w:tc>
        <w:tc>
          <w:tcPr>
            <w:tcW w:w="3403" w:type="pct"/>
            <w:tcBorders>
              <w:top w:val="single" w:sz="4" w:space="0" w:color="auto"/>
              <w:left w:val="nil"/>
              <w:bottom w:val="single" w:sz="4" w:space="0" w:color="auto"/>
              <w:right w:val="single" w:sz="4" w:space="0" w:color="auto"/>
            </w:tcBorders>
            <w:shd w:val="clear" w:color="auto" w:fill="auto"/>
            <w:noWrap/>
            <w:vAlign w:val="center"/>
          </w:tcPr>
          <w:p w:rsidR="00FD4A67" w:rsidRPr="00D40D20" w:rsidRDefault="00FD4A67" w:rsidP="0013591A">
            <w:pPr>
              <w:rPr>
                <w:lang w:val="en-GB" w:eastAsia="en-GB"/>
              </w:rPr>
            </w:pPr>
          </w:p>
        </w:tc>
      </w:tr>
    </w:tbl>
    <w:p w:rsidR="00D40D20" w:rsidRDefault="00D40D20" w:rsidP="00D40D20"/>
    <w:p w:rsidR="00176E3F" w:rsidRDefault="00286239" w:rsidP="00176E3F">
      <w:pPr>
        <w:pStyle w:val="Heading2"/>
      </w:pPr>
      <w:bookmarkStart w:id="54" w:name="_Toc490472976"/>
      <w:r>
        <w:t>Open Purchase Orders</w:t>
      </w:r>
      <w:r w:rsidR="00624BB2">
        <w:t xml:space="preserve"> </w:t>
      </w:r>
      <w:r w:rsidR="00176E3F" w:rsidRPr="00D40D20">
        <w:t>Report</w:t>
      </w:r>
      <w:bookmarkEnd w:id="54"/>
    </w:p>
    <w:p w:rsidR="00176E3F" w:rsidRDefault="00176E3F" w:rsidP="00176E3F">
      <w:r>
        <w:t xml:space="preserve">The purpose of this extract is to assist BWL operations in understanding </w:t>
      </w:r>
      <w:r w:rsidR="0018663B">
        <w:t>the status of purchase orders and repair orders.</w:t>
      </w:r>
    </w:p>
    <w:p w:rsidR="0018663B" w:rsidRDefault="0018663B" w:rsidP="00176E3F"/>
    <w:p w:rsidR="00176E3F" w:rsidRDefault="00176E3F" w:rsidP="00176E3F">
      <w:r>
        <w:t>The criteria for this report includes:</w:t>
      </w:r>
    </w:p>
    <w:p w:rsidR="0018663B" w:rsidRDefault="00176E3F" w:rsidP="0018663B">
      <w:pPr>
        <w:pStyle w:val="ListParagraph"/>
        <w:numPr>
          <w:ilvl w:val="0"/>
          <w:numId w:val="19"/>
        </w:numPr>
      </w:pPr>
      <w:r>
        <w:t xml:space="preserve">Only show orders of order type </w:t>
      </w:r>
      <w:r w:rsidR="0018663B">
        <w:t xml:space="preserve">= </w:t>
      </w:r>
    </w:p>
    <w:p w:rsidR="0018663B" w:rsidRDefault="0018663B" w:rsidP="0018663B">
      <w:pPr>
        <w:pStyle w:val="ListParagraph"/>
        <w:numPr>
          <w:ilvl w:val="1"/>
          <w:numId w:val="20"/>
        </w:numPr>
      </w:pPr>
      <w:r>
        <w:t>SDIO</w:t>
      </w:r>
    </w:p>
    <w:p w:rsidR="0018663B" w:rsidRDefault="0018663B" w:rsidP="0018663B">
      <w:pPr>
        <w:pStyle w:val="ListParagraph"/>
        <w:numPr>
          <w:ilvl w:val="1"/>
          <w:numId w:val="20"/>
        </w:numPr>
      </w:pPr>
      <w:r>
        <w:t>SDNB</w:t>
      </w:r>
    </w:p>
    <w:p w:rsidR="00176E3F" w:rsidRDefault="0018663B" w:rsidP="0018663B">
      <w:pPr>
        <w:pStyle w:val="ListParagraph"/>
        <w:numPr>
          <w:ilvl w:val="1"/>
          <w:numId w:val="20"/>
        </w:numPr>
      </w:pPr>
      <w:r>
        <w:t>SDRO</w:t>
      </w:r>
    </w:p>
    <w:p w:rsidR="0018663B" w:rsidRDefault="0018663B" w:rsidP="0018663B">
      <w:pPr>
        <w:pStyle w:val="ListParagraph"/>
        <w:numPr>
          <w:ilvl w:val="1"/>
          <w:numId w:val="20"/>
        </w:numPr>
      </w:pPr>
      <w:commentRangeStart w:id="55"/>
      <w:r w:rsidRPr="0018663B">
        <w:t>SDWAR</w:t>
      </w:r>
      <w:commentRangeEnd w:id="55"/>
      <w:r>
        <w:rPr>
          <w:rStyle w:val="CommentReference"/>
        </w:rPr>
        <w:commentReference w:id="55"/>
      </w:r>
      <w:r>
        <w:t xml:space="preserve"> </w:t>
      </w:r>
    </w:p>
    <w:p w:rsidR="00176E3F" w:rsidRDefault="00176E3F" w:rsidP="00176E3F">
      <w:pPr>
        <w:pStyle w:val="ListParagraph"/>
        <w:numPr>
          <w:ilvl w:val="0"/>
          <w:numId w:val="19"/>
        </w:numPr>
      </w:pPr>
      <w:r>
        <w:t>Only show orders within the date range as specified in the filter criteria FromDate and ToDate on the report screen.</w:t>
      </w:r>
    </w:p>
    <w:p w:rsidR="00176E3F" w:rsidRPr="00D40D20" w:rsidRDefault="00176E3F" w:rsidP="00176E3F">
      <w:pPr>
        <w:rPr>
          <w:rFonts w:ascii="Calibri" w:hAnsi="Calibri" w:cs="Calibri"/>
          <w:color w:val="000000"/>
          <w:sz w:val="22"/>
          <w:szCs w:val="22"/>
          <w:lang w:val="en-GB" w:eastAsia="en-GB"/>
        </w:rPr>
      </w:pPr>
      <w:r>
        <w:t xml:space="preserve">Search functionality on this screen will be available to search on Client Order Number, Order Number, </w:t>
      </w:r>
      <w:r w:rsidRPr="00D40D20">
        <w:rPr>
          <w:rFonts w:ascii="Calibri" w:hAnsi="Calibri" w:cs="Calibri"/>
          <w:color w:val="000000"/>
          <w:sz w:val="22"/>
          <w:szCs w:val="22"/>
          <w:lang w:val="en-GB" w:eastAsia="en-GB"/>
        </w:rPr>
        <w:t>ShipToNum</w:t>
      </w:r>
      <w:r>
        <w:rPr>
          <w:rFonts w:ascii="Calibri" w:hAnsi="Calibri" w:cs="Calibri"/>
          <w:color w:val="000000"/>
          <w:sz w:val="22"/>
          <w:szCs w:val="22"/>
          <w:lang w:val="en-GB" w:eastAsia="en-GB"/>
        </w:rPr>
        <w:t>, ShipFromNum</w:t>
      </w:r>
      <w:r>
        <w:t>.</w:t>
      </w:r>
    </w:p>
    <w:p w:rsidR="00176E3F" w:rsidRDefault="00176E3F" w:rsidP="00176E3F"/>
    <w:p w:rsidR="00176E3F" w:rsidRDefault="00176E3F" w:rsidP="00176E3F">
      <w:pPr>
        <w:pStyle w:val="Caption"/>
        <w:keepNext/>
      </w:pPr>
      <w:r>
        <w:t xml:space="preserve">Table </w:t>
      </w:r>
      <w:r>
        <w:fldChar w:fldCharType="begin"/>
      </w:r>
      <w:r>
        <w:instrText xml:space="preserve"> SEQ Table \* ARABIC </w:instrText>
      </w:r>
      <w:r>
        <w:fldChar w:fldCharType="separate"/>
      </w:r>
      <w:r w:rsidR="00AA5098">
        <w:rPr>
          <w:noProof/>
        </w:rPr>
        <w:t>12</w:t>
      </w:r>
      <w:r>
        <w:fldChar w:fldCharType="end"/>
      </w:r>
      <w:r>
        <w:t>: Fields required</w:t>
      </w:r>
    </w:p>
    <w:tbl>
      <w:tblPr>
        <w:tblW w:w="5000" w:type="pct"/>
        <w:tblLook w:val="04A0" w:firstRow="1" w:lastRow="0" w:firstColumn="1" w:lastColumn="0" w:noHBand="0" w:noVBand="1"/>
      </w:tblPr>
      <w:tblGrid>
        <w:gridCol w:w="2584"/>
        <w:gridCol w:w="7873"/>
      </w:tblGrid>
      <w:tr w:rsidR="00286239" w:rsidRPr="00286239" w:rsidTr="0018663B">
        <w:trPr>
          <w:trHeight w:val="300"/>
        </w:trPr>
        <w:tc>
          <w:tcPr>
            <w:tcW w:w="1224" w:type="pct"/>
            <w:tcBorders>
              <w:top w:val="single" w:sz="4" w:space="0" w:color="auto"/>
              <w:left w:val="single" w:sz="4" w:space="0" w:color="auto"/>
              <w:bottom w:val="single" w:sz="4" w:space="0" w:color="auto"/>
              <w:right w:val="single" w:sz="4" w:space="0" w:color="auto"/>
            </w:tcBorders>
            <w:shd w:val="clear" w:color="000000" w:fill="1F497D"/>
            <w:vAlign w:val="center"/>
            <w:hideMark/>
          </w:tcPr>
          <w:p w:rsidR="00286239" w:rsidRPr="00286239" w:rsidRDefault="00286239" w:rsidP="00286239">
            <w:pPr>
              <w:rPr>
                <w:rFonts w:cs="Arial"/>
                <w:b/>
                <w:bCs/>
                <w:color w:val="FFFFFF"/>
                <w:szCs w:val="20"/>
                <w:lang w:val="en-GB" w:eastAsia="en-GB"/>
              </w:rPr>
            </w:pPr>
            <w:r w:rsidRPr="00286239">
              <w:rPr>
                <w:rFonts w:cs="Arial"/>
                <w:b/>
                <w:bCs/>
                <w:color w:val="FFFFFF"/>
                <w:szCs w:val="20"/>
                <w:lang w:eastAsia="en-ZA"/>
              </w:rPr>
              <w:t>BWL Field Name</w:t>
            </w:r>
          </w:p>
        </w:tc>
        <w:tc>
          <w:tcPr>
            <w:tcW w:w="3776" w:type="pct"/>
            <w:tcBorders>
              <w:top w:val="single" w:sz="4" w:space="0" w:color="auto"/>
              <w:left w:val="nil"/>
              <w:bottom w:val="single" w:sz="4" w:space="0" w:color="auto"/>
              <w:right w:val="single" w:sz="4" w:space="0" w:color="auto"/>
            </w:tcBorders>
            <w:shd w:val="clear" w:color="000000" w:fill="1F497D"/>
            <w:vAlign w:val="center"/>
            <w:hideMark/>
          </w:tcPr>
          <w:p w:rsidR="00286239" w:rsidRPr="00286239" w:rsidRDefault="00286239" w:rsidP="00286239">
            <w:pPr>
              <w:rPr>
                <w:rFonts w:cs="Arial"/>
                <w:b/>
                <w:bCs/>
                <w:color w:val="FFFFFF"/>
                <w:szCs w:val="20"/>
                <w:lang w:val="en-GB" w:eastAsia="en-GB"/>
              </w:rPr>
            </w:pPr>
            <w:r w:rsidRPr="00286239">
              <w:rPr>
                <w:rFonts w:cs="Arial"/>
                <w:b/>
                <w:bCs/>
                <w:color w:val="FFFFFF"/>
                <w:szCs w:val="20"/>
                <w:lang w:eastAsia="en-ZA"/>
              </w:rPr>
              <w:t>BWL Description</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lang w:eastAsia="en-ZA"/>
              </w:rPr>
              <w:t>BWL Field Name</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lang w:eastAsia="en-ZA"/>
              </w:rPr>
              <w:t>BWL Description</w:t>
            </w:r>
          </w:p>
        </w:tc>
      </w:tr>
      <w:tr w:rsidR="000558F7"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tcPr>
          <w:p w:rsidR="000558F7" w:rsidRPr="00286239" w:rsidRDefault="000558F7" w:rsidP="0013591A">
            <w:pPr>
              <w:rPr>
                <w:lang w:eastAsia="en-ZA"/>
              </w:rPr>
            </w:pPr>
          </w:p>
        </w:tc>
        <w:tc>
          <w:tcPr>
            <w:tcW w:w="3776" w:type="pct"/>
            <w:tcBorders>
              <w:top w:val="nil"/>
              <w:left w:val="nil"/>
              <w:bottom w:val="single" w:sz="4" w:space="0" w:color="auto"/>
              <w:right w:val="single" w:sz="4" w:space="0" w:color="auto"/>
            </w:tcBorders>
            <w:shd w:val="clear" w:color="auto" w:fill="auto"/>
            <w:noWrap/>
            <w:vAlign w:val="center"/>
          </w:tcPr>
          <w:p w:rsidR="000558F7" w:rsidRPr="00286239" w:rsidRDefault="000558F7" w:rsidP="0013591A">
            <w:pPr>
              <w:rPr>
                <w:lang w:eastAsia="en-ZA"/>
              </w:rPr>
            </w:pPr>
            <w:r>
              <w:rPr>
                <w:lang w:eastAsia="en-ZA"/>
              </w:rPr>
              <w:t>Line Number</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Client Order Number</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Client Order Number</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MMS Order Number</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MMS Order Number</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ShipToNum</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 xml:space="preserve">MMS </w:t>
            </w:r>
            <w:r w:rsidR="00D84694">
              <w:rPr>
                <w:rFonts w:cs="Calibri"/>
                <w:szCs w:val="22"/>
                <w:lang w:val="en-GB" w:eastAsia="en-GB"/>
              </w:rPr>
              <w:t xml:space="preserve">Destination </w:t>
            </w:r>
            <w:r w:rsidRPr="00286239">
              <w:rPr>
                <w:rFonts w:cs="Calibri"/>
                <w:szCs w:val="22"/>
                <w:lang w:val="en-GB" w:eastAsia="en-GB"/>
              </w:rPr>
              <w:t>Address Number as produced during mapping.</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ShipToName</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 xml:space="preserve">MMS </w:t>
            </w:r>
            <w:r w:rsidR="00D84694">
              <w:rPr>
                <w:rFonts w:cs="Calibri"/>
                <w:szCs w:val="22"/>
                <w:lang w:val="en-GB" w:eastAsia="en-GB"/>
              </w:rPr>
              <w:t xml:space="preserve">Destination </w:t>
            </w:r>
            <w:r w:rsidRPr="00286239">
              <w:rPr>
                <w:rFonts w:cs="Calibri"/>
                <w:szCs w:val="22"/>
                <w:lang w:val="en-GB" w:eastAsia="en-GB"/>
              </w:rPr>
              <w:t>Address Name as produced during mapping.</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ShipFromNum</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 xml:space="preserve">MMS </w:t>
            </w:r>
            <w:r w:rsidR="00D84694">
              <w:rPr>
                <w:rFonts w:cs="Calibri"/>
                <w:szCs w:val="22"/>
                <w:lang w:val="en-GB" w:eastAsia="en-GB"/>
              </w:rPr>
              <w:t xml:space="preserve">Source </w:t>
            </w:r>
            <w:r w:rsidRPr="00286239">
              <w:rPr>
                <w:rFonts w:cs="Calibri"/>
                <w:szCs w:val="22"/>
                <w:lang w:val="en-GB" w:eastAsia="en-GB"/>
              </w:rPr>
              <w:t>Address Number as produced during mapping.</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ShipFromName</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 xml:space="preserve">MMS </w:t>
            </w:r>
            <w:r w:rsidR="00D84694">
              <w:rPr>
                <w:rFonts w:cs="Calibri"/>
                <w:szCs w:val="22"/>
                <w:lang w:val="en-GB" w:eastAsia="en-GB"/>
              </w:rPr>
              <w:t xml:space="preserve">Source </w:t>
            </w:r>
            <w:r w:rsidRPr="00286239">
              <w:rPr>
                <w:rFonts w:cs="Calibri"/>
                <w:szCs w:val="22"/>
                <w:lang w:val="en-GB" w:eastAsia="en-GB"/>
              </w:rPr>
              <w:t>Address Name as produced during mapping.</w:t>
            </w:r>
          </w:p>
        </w:tc>
      </w:tr>
      <w:tr w:rsidR="00043743" w:rsidRPr="00286239" w:rsidTr="00043743">
        <w:trPr>
          <w:trHeight w:val="300"/>
        </w:trPr>
        <w:tc>
          <w:tcPr>
            <w:tcW w:w="1224" w:type="pct"/>
            <w:tcBorders>
              <w:top w:val="nil"/>
              <w:left w:val="single" w:sz="4" w:space="0" w:color="auto"/>
              <w:bottom w:val="single" w:sz="4" w:space="0" w:color="auto"/>
              <w:right w:val="single" w:sz="4" w:space="0" w:color="auto"/>
            </w:tcBorders>
            <w:shd w:val="clear" w:color="auto" w:fill="FFFF00"/>
            <w:noWrap/>
            <w:vAlign w:val="center"/>
          </w:tcPr>
          <w:p w:rsidR="00043743" w:rsidRPr="00286239" w:rsidRDefault="00043743" w:rsidP="0013591A">
            <w:pPr>
              <w:rPr>
                <w:rFonts w:cs="Calibri"/>
                <w:szCs w:val="22"/>
                <w:lang w:val="en-GB" w:eastAsia="en-GB"/>
              </w:rPr>
            </w:pPr>
            <w:r>
              <w:rPr>
                <w:rFonts w:cs="Calibri"/>
                <w:szCs w:val="22"/>
                <w:lang w:val="en-GB" w:eastAsia="en-GB"/>
              </w:rPr>
              <w:t>Order Line</w:t>
            </w:r>
          </w:p>
        </w:tc>
        <w:tc>
          <w:tcPr>
            <w:tcW w:w="3776" w:type="pct"/>
            <w:tcBorders>
              <w:top w:val="nil"/>
              <w:left w:val="nil"/>
              <w:bottom w:val="single" w:sz="4" w:space="0" w:color="auto"/>
              <w:right w:val="single" w:sz="4" w:space="0" w:color="auto"/>
            </w:tcBorders>
            <w:shd w:val="clear" w:color="auto" w:fill="FFFF00"/>
            <w:noWrap/>
            <w:vAlign w:val="center"/>
          </w:tcPr>
          <w:p w:rsidR="00043743" w:rsidRPr="00286239" w:rsidRDefault="00043743" w:rsidP="0013591A">
            <w:pPr>
              <w:rPr>
                <w:rFonts w:cs="Calibri"/>
                <w:szCs w:val="22"/>
                <w:lang w:val="en-GB" w:eastAsia="en-GB"/>
              </w:rPr>
            </w:pP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Item Code</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Item Code</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Item Description</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Item Description</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Order QTY</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Order Quantity</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Order Creation DT</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Order Creation DT in MMS</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UOM</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Handling UOM as per master data</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PlannedReceiveDT</w:t>
            </w:r>
          </w:p>
        </w:tc>
        <w:tc>
          <w:tcPr>
            <w:tcW w:w="3776" w:type="pct"/>
            <w:tcBorders>
              <w:top w:val="nil"/>
              <w:left w:val="nil"/>
              <w:bottom w:val="single" w:sz="4" w:space="0" w:color="auto"/>
              <w:right w:val="single" w:sz="4" w:space="0" w:color="auto"/>
            </w:tcBorders>
            <w:shd w:val="clear" w:color="auto" w:fill="auto"/>
            <w:noWrap/>
            <w:vAlign w:val="center"/>
            <w:hideMark/>
          </w:tcPr>
          <w:p w:rsidR="00286239" w:rsidRPr="00286239" w:rsidRDefault="00286239" w:rsidP="0013591A">
            <w:pPr>
              <w:rPr>
                <w:rFonts w:cs="Calibri"/>
                <w:szCs w:val="22"/>
                <w:lang w:val="en-GB" w:eastAsia="en-GB"/>
              </w:rPr>
            </w:pPr>
            <w:r w:rsidRPr="00286239">
              <w:rPr>
                <w:rFonts w:cs="Calibri"/>
                <w:szCs w:val="22"/>
                <w:lang w:val="en-GB" w:eastAsia="en-GB"/>
              </w:rPr>
              <w:t>Excpected DT</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Received QTY</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Received quantity in the warehouse</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Received DT</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Received DT in the warehouse</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Outstanding QTY</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Outstanding QTY that has not been received yet</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ItemCategory1 Code</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Material Group Code</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ItemCategory1 Description</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Material Group Description</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ItemType Code</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 xml:space="preserve"> Material Type Code</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ItemType Description</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 xml:space="preserve"> Material Type Description</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Client Transaction Type</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MMS Order Type</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Purchasing Group</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As per the order, this is the group that was responsible for the purchases of this item.</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Vendor Code</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As per the order.</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Vendor Name</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As per the order.</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Item Price (Net Price)</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As per the order.</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Currency</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As per the order.</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Exchange Rate</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As per the order.</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In1</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As per the order.</w:t>
            </w:r>
          </w:p>
        </w:tc>
      </w:tr>
      <w:tr w:rsidR="00286239" w:rsidRPr="00286239" w:rsidTr="0018663B">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 xml:space="preserve">Incoterms 2                 </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As per the order.</w:t>
            </w:r>
          </w:p>
        </w:tc>
      </w:tr>
      <w:tr w:rsidR="00286239" w:rsidRPr="00286239" w:rsidTr="00FD4A67">
        <w:trPr>
          <w:trHeight w:val="300"/>
        </w:trPr>
        <w:tc>
          <w:tcPr>
            <w:tcW w:w="1224" w:type="pct"/>
            <w:tcBorders>
              <w:top w:val="nil"/>
              <w:left w:val="single" w:sz="4" w:space="0" w:color="auto"/>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 xml:space="preserve">Requisitioner                                                                   </w:t>
            </w:r>
          </w:p>
        </w:tc>
        <w:tc>
          <w:tcPr>
            <w:tcW w:w="3776" w:type="pct"/>
            <w:tcBorders>
              <w:top w:val="nil"/>
              <w:left w:val="nil"/>
              <w:bottom w:val="single" w:sz="4" w:space="0" w:color="auto"/>
              <w:right w:val="single" w:sz="4" w:space="0" w:color="auto"/>
            </w:tcBorders>
            <w:shd w:val="clear" w:color="auto" w:fill="auto"/>
            <w:noWrap/>
            <w:vAlign w:val="bottom"/>
            <w:hideMark/>
          </w:tcPr>
          <w:p w:rsidR="00286239" w:rsidRPr="00286239" w:rsidRDefault="00286239" w:rsidP="0013591A">
            <w:pPr>
              <w:rPr>
                <w:rFonts w:cs="Calibri"/>
                <w:szCs w:val="22"/>
                <w:lang w:val="en-GB" w:eastAsia="en-GB"/>
              </w:rPr>
            </w:pPr>
            <w:r w:rsidRPr="00286239">
              <w:rPr>
                <w:rFonts w:cs="Calibri"/>
                <w:szCs w:val="22"/>
                <w:lang w:val="en-GB" w:eastAsia="en-GB"/>
              </w:rPr>
              <w:t>As per the order.</w:t>
            </w:r>
          </w:p>
        </w:tc>
      </w:tr>
      <w:tr w:rsidR="00FD4A67" w:rsidRPr="00286239" w:rsidTr="00FD4A67">
        <w:trPr>
          <w:trHeight w:val="300"/>
        </w:trPr>
        <w:tc>
          <w:tcPr>
            <w:tcW w:w="1224" w:type="pct"/>
            <w:tcBorders>
              <w:top w:val="single" w:sz="4" w:space="0" w:color="auto"/>
              <w:left w:val="single" w:sz="4" w:space="0" w:color="auto"/>
              <w:bottom w:val="single" w:sz="4" w:space="0" w:color="auto"/>
              <w:right w:val="single" w:sz="4" w:space="0" w:color="auto"/>
            </w:tcBorders>
            <w:shd w:val="clear" w:color="auto" w:fill="auto"/>
            <w:noWrap/>
            <w:vAlign w:val="bottom"/>
          </w:tcPr>
          <w:p w:rsidR="00FD4A67" w:rsidRPr="00286239" w:rsidRDefault="00FD4A67" w:rsidP="0013591A">
            <w:pPr>
              <w:rPr>
                <w:rFonts w:cs="Calibri"/>
                <w:szCs w:val="22"/>
                <w:lang w:val="en-GB" w:eastAsia="en-GB"/>
              </w:rPr>
            </w:pPr>
            <w:r>
              <w:t>Order Status</w:t>
            </w:r>
          </w:p>
        </w:tc>
        <w:tc>
          <w:tcPr>
            <w:tcW w:w="3776" w:type="pct"/>
            <w:tcBorders>
              <w:top w:val="single" w:sz="4" w:space="0" w:color="auto"/>
              <w:left w:val="nil"/>
              <w:bottom w:val="single" w:sz="4" w:space="0" w:color="auto"/>
              <w:right w:val="single" w:sz="4" w:space="0" w:color="auto"/>
            </w:tcBorders>
            <w:shd w:val="clear" w:color="auto" w:fill="auto"/>
            <w:noWrap/>
            <w:vAlign w:val="bottom"/>
          </w:tcPr>
          <w:p w:rsidR="00FD4A67" w:rsidRPr="00286239" w:rsidRDefault="00FD4A67" w:rsidP="0013591A">
            <w:pPr>
              <w:rPr>
                <w:rFonts w:cs="Calibri"/>
                <w:szCs w:val="22"/>
                <w:lang w:val="en-GB" w:eastAsia="en-GB"/>
              </w:rPr>
            </w:pPr>
          </w:p>
        </w:tc>
      </w:tr>
    </w:tbl>
    <w:p w:rsidR="00176E3F" w:rsidRDefault="00176E3F" w:rsidP="00D40D20"/>
    <w:p w:rsidR="0018663B" w:rsidRDefault="00132885" w:rsidP="0018663B">
      <w:pPr>
        <w:pStyle w:val="Heading2"/>
      </w:pPr>
      <w:bookmarkStart w:id="56" w:name="_Toc490472977"/>
      <w:r>
        <w:t xml:space="preserve">Trip Extract (see </w:t>
      </w:r>
      <w:r w:rsidR="00D50F52">
        <w:t xml:space="preserve">similar </w:t>
      </w:r>
      <w:r>
        <w:t>report for Meadow Feeds contract)</w:t>
      </w:r>
      <w:bookmarkEnd w:id="56"/>
    </w:p>
    <w:p w:rsidR="0018663B" w:rsidRDefault="0018663B" w:rsidP="0018663B">
      <w:r>
        <w:t xml:space="preserve">The purpose of this extract is to assist BWL operations in understanding </w:t>
      </w:r>
      <w:r w:rsidR="00132885">
        <w:t>of the execution of transport on a trip level.</w:t>
      </w:r>
    </w:p>
    <w:p w:rsidR="0018663B" w:rsidRDefault="0018663B" w:rsidP="0018663B"/>
    <w:p w:rsidR="0018663B" w:rsidRDefault="0018663B" w:rsidP="0018663B">
      <w:r>
        <w:t>The criteria for this report includes:</w:t>
      </w:r>
    </w:p>
    <w:p w:rsidR="0018663B" w:rsidRDefault="0018663B" w:rsidP="0018663B">
      <w:pPr>
        <w:pStyle w:val="ListParagraph"/>
        <w:numPr>
          <w:ilvl w:val="0"/>
          <w:numId w:val="19"/>
        </w:numPr>
      </w:pPr>
      <w:r>
        <w:t xml:space="preserve">Only show orders of order type </w:t>
      </w:r>
      <w:r w:rsidR="00132885">
        <w:t>that are processing into BWL Planned</w:t>
      </w:r>
    </w:p>
    <w:p w:rsidR="00132885" w:rsidRDefault="00132885" w:rsidP="0018663B">
      <w:pPr>
        <w:pStyle w:val="ListParagraph"/>
        <w:numPr>
          <w:ilvl w:val="0"/>
          <w:numId w:val="19"/>
        </w:numPr>
      </w:pPr>
      <w:r>
        <w:t>Only show orders that have been PODed and Debriefed.</w:t>
      </w:r>
    </w:p>
    <w:p w:rsidR="0018663B" w:rsidRDefault="0018663B" w:rsidP="0018663B">
      <w:pPr>
        <w:pStyle w:val="ListParagraph"/>
        <w:numPr>
          <w:ilvl w:val="0"/>
          <w:numId w:val="19"/>
        </w:numPr>
      </w:pPr>
      <w:r>
        <w:t>Only show orders within the date range as specified in the filter criteria FromDate and ToDate on the report screen.</w:t>
      </w:r>
    </w:p>
    <w:p w:rsidR="0018663B" w:rsidRPr="00D40D20" w:rsidRDefault="0018663B" w:rsidP="0018663B">
      <w:pPr>
        <w:rPr>
          <w:rFonts w:ascii="Calibri" w:hAnsi="Calibri" w:cs="Calibri"/>
          <w:color w:val="000000"/>
          <w:sz w:val="22"/>
          <w:szCs w:val="22"/>
          <w:lang w:val="en-GB" w:eastAsia="en-GB"/>
        </w:rPr>
      </w:pPr>
      <w:r>
        <w:t xml:space="preserve">Search functionality on this screen will be available to search on Client Order Number, Order Number, </w:t>
      </w:r>
      <w:r w:rsidR="00132885">
        <w:rPr>
          <w:rFonts w:ascii="Calibri" w:hAnsi="Calibri" w:cs="Calibri"/>
          <w:color w:val="000000"/>
          <w:sz w:val="22"/>
          <w:szCs w:val="22"/>
          <w:lang w:val="en-GB" w:eastAsia="en-GB"/>
        </w:rPr>
        <w:t>Trip Number</w:t>
      </w:r>
      <w:r>
        <w:t>.</w:t>
      </w:r>
    </w:p>
    <w:p w:rsidR="0018663B" w:rsidRDefault="0018663B" w:rsidP="0018663B"/>
    <w:p w:rsidR="0018663B" w:rsidRDefault="0018663B" w:rsidP="0018663B">
      <w:pPr>
        <w:pStyle w:val="Caption"/>
        <w:keepNext/>
      </w:pPr>
      <w:r>
        <w:t xml:space="preserve">Table </w:t>
      </w:r>
      <w:r>
        <w:fldChar w:fldCharType="begin"/>
      </w:r>
      <w:r>
        <w:instrText xml:space="preserve"> SEQ Table \* ARABIC </w:instrText>
      </w:r>
      <w:r>
        <w:fldChar w:fldCharType="separate"/>
      </w:r>
      <w:r w:rsidR="00AA5098">
        <w:rPr>
          <w:noProof/>
        </w:rPr>
        <w:t>13</w:t>
      </w:r>
      <w:r>
        <w:fldChar w:fldCharType="end"/>
      </w:r>
      <w:r>
        <w:t>: Fields required</w:t>
      </w:r>
    </w:p>
    <w:tbl>
      <w:tblPr>
        <w:tblW w:w="5000" w:type="pct"/>
        <w:tblLook w:val="04A0" w:firstRow="1" w:lastRow="0" w:firstColumn="1" w:lastColumn="0" w:noHBand="0" w:noVBand="1"/>
      </w:tblPr>
      <w:tblGrid>
        <w:gridCol w:w="4835"/>
        <w:gridCol w:w="5622"/>
      </w:tblGrid>
      <w:tr w:rsidR="00132885" w:rsidRPr="00132885" w:rsidTr="00132885">
        <w:trPr>
          <w:trHeight w:val="300"/>
        </w:trPr>
        <w:tc>
          <w:tcPr>
            <w:tcW w:w="2312" w:type="pct"/>
            <w:tcBorders>
              <w:top w:val="single" w:sz="4" w:space="0" w:color="auto"/>
              <w:left w:val="single" w:sz="4" w:space="0" w:color="auto"/>
              <w:bottom w:val="single" w:sz="4" w:space="0" w:color="auto"/>
              <w:right w:val="single" w:sz="4" w:space="0" w:color="auto"/>
            </w:tcBorders>
            <w:shd w:val="clear" w:color="000000" w:fill="1F497D"/>
            <w:vAlign w:val="center"/>
            <w:hideMark/>
          </w:tcPr>
          <w:p w:rsidR="00132885" w:rsidRPr="00132885" w:rsidRDefault="00132885" w:rsidP="00132885">
            <w:pPr>
              <w:rPr>
                <w:rFonts w:cs="Arial"/>
                <w:b/>
                <w:bCs/>
                <w:color w:val="FFFFFF"/>
                <w:szCs w:val="20"/>
                <w:lang w:val="en-GB" w:eastAsia="en-GB"/>
              </w:rPr>
            </w:pPr>
            <w:r w:rsidRPr="00132885">
              <w:rPr>
                <w:rFonts w:cs="Arial"/>
                <w:b/>
                <w:bCs/>
                <w:color w:val="FFFFFF"/>
                <w:szCs w:val="20"/>
                <w:lang w:eastAsia="en-ZA"/>
              </w:rPr>
              <w:t>BWL Field Name</w:t>
            </w:r>
          </w:p>
        </w:tc>
        <w:tc>
          <w:tcPr>
            <w:tcW w:w="2688" w:type="pct"/>
            <w:tcBorders>
              <w:top w:val="single" w:sz="4" w:space="0" w:color="auto"/>
              <w:left w:val="nil"/>
              <w:bottom w:val="single" w:sz="4" w:space="0" w:color="auto"/>
              <w:right w:val="single" w:sz="4" w:space="0" w:color="auto"/>
            </w:tcBorders>
            <w:shd w:val="clear" w:color="000000" w:fill="1F497D"/>
            <w:vAlign w:val="center"/>
            <w:hideMark/>
          </w:tcPr>
          <w:p w:rsidR="00132885" w:rsidRPr="00132885" w:rsidRDefault="00132885" w:rsidP="00132885">
            <w:pPr>
              <w:rPr>
                <w:rFonts w:cs="Arial"/>
                <w:b/>
                <w:bCs/>
                <w:color w:val="FFFFFF"/>
                <w:szCs w:val="20"/>
                <w:lang w:val="en-GB" w:eastAsia="en-GB"/>
              </w:rPr>
            </w:pPr>
            <w:r w:rsidRPr="00132885">
              <w:rPr>
                <w:rFonts w:cs="Arial"/>
                <w:b/>
                <w:bCs/>
                <w:color w:val="FFFFFF"/>
                <w:szCs w:val="20"/>
                <w:lang w:eastAsia="en-ZA"/>
              </w:rPr>
              <w:t>BWL Description</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Number</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Number/Bill of Lading Number</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Trip Start DT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Trip Start DT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Trip Start DT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Trip Start DT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Trip Kilometers</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Trip Kilometers</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Trip Kilometers</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Trip Kilometers</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Trip Weight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Sum of the total weight of items on trip at planning.</w:t>
            </w:r>
          </w:p>
        </w:tc>
      </w:tr>
      <w:tr w:rsidR="00D50F52"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tcPr>
          <w:p w:rsidR="00D50F52" w:rsidRPr="00132885" w:rsidRDefault="00D50F52" w:rsidP="0013591A">
            <w:pPr>
              <w:rPr>
                <w:lang w:val="en-GB" w:eastAsia="en-GB"/>
              </w:rPr>
            </w:pPr>
            <w:r>
              <w:rPr>
                <w:lang w:val="en-GB" w:eastAsia="en-GB"/>
              </w:rPr>
              <w:t>Vehicle Theoretical Capacity</w:t>
            </w:r>
          </w:p>
        </w:tc>
        <w:tc>
          <w:tcPr>
            <w:tcW w:w="2688" w:type="pct"/>
            <w:tcBorders>
              <w:top w:val="nil"/>
              <w:left w:val="nil"/>
              <w:bottom w:val="single" w:sz="4" w:space="0" w:color="auto"/>
              <w:right w:val="single" w:sz="4" w:space="0" w:color="auto"/>
            </w:tcBorders>
            <w:shd w:val="clear" w:color="auto" w:fill="auto"/>
            <w:noWrap/>
            <w:vAlign w:val="bottom"/>
          </w:tcPr>
          <w:p w:rsidR="00D50F52" w:rsidRPr="00132885" w:rsidRDefault="00D50F52" w:rsidP="0013591A">
            <w:pPr>
              <w:rPr>
                <w:lang w:val="en-GB" w:eastAsia="en-GB"/>
              </w:rPr>
            </w:pPr>
            <w:r>
              <w:rPr>
                <w:lang w:val="en-GB" w:eastAsia="en-GB"/>
              </w:rPr>
              <w:t>Vehicle Theoretical Capacity</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Despatched Trip Weight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Sum of the total weight of items on trip at despatch.</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TAT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TAT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Loading Delay Reason</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Loading Delay Reason</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Buy Rate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Buy Rate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Source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Source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Source Description</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Source Description</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is Despatched</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Flag indicating whether a trip has been Despatched</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is Delivered</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Flag indicating whether a trip has been Delivered</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is POD Complete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Flag indicating whether a trip has been POD Complete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is Haulier Confirmed</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Flag indicating whether a trip has been Haulier Confirmed</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Trip Volume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Sum of the total volume of items on trip at planning.</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Despatched Trip Volume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Sum of the total volume of items on trip at despatch.</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Carrier Code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Carrier Code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Carrier Name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Carrier Name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Actual Trip End DT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Actual Trip End DT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DeliveryCharge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DeliveryCharge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Trip Buy Value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Trip Buy Value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Trip Start Odometer</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Trip Start Odometer</w:t>
            </w:r>
          </w:p>
        </w:tc>
      </w:tr>
      <w:tr w:rsidR="00132885" w:rsidRPr="00132885" w:rsidTr="00D50F52">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Trip End Odometer</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Trip End Odometer</w:t>
            </w:r>
          </w:p>
        </w:tc>
      </w:tr>
      <w:tr w:rsidR="00D50F52" w:rsidRPr="00132885" w:rsidTr="00D50F52">
        <w:trPr>
          <w:trHeight w:val="300"/>
        </w:trPr>
        <w:tc>
          <w:tcPr>
            <w:tcW w:w="2312" w:type="pct"/>
            <w:tcBorders>
              <w:top w:val="single" w:sz="4" w:space="0" w:color="auto"/>
              <w:left w:val="single" w:sz="4" w:space="0" w:color="auto"/>
              <w:bottom w:val="single" w:sz="4" w:space="0" w:color="auto"/>
              <w:right w:val="single" w:sz="4" w:space="0" w:color="auto"/>
            </w:tcBorders>
            <w:shd w:val="clear" w:color="auto" w:fill="auto"/>
            <w:noWrap/>
            <w:vAlign w:val="bottom"/>
          </w:tcPr>
          <w:p w:rsidR="00D50F52" w:rsidRPr="00132885" w:rsidRDefault="00D50F52" w:rsidP="0013591A">
            <w:pPr>
              <w:rPr>
                <w:color w:val="000000"/>
                <w:lang w:val="en-GB" w:eastAsia="en-GB"/>
              </w:rPr>
            </w:pPr>
            <w:r>
              <w:rPr>
                <w:color w:val="000000"/>
                <w:lang w:val="en-GB" w:eastAsia="en-GB"/>
              </w:rPr>
              <w:t>Route Code</w:t>
            </w:r>
          </w:p>
        </w:tc>
        <w:tc>
          <w:tcPr>
            <w:tcW w:w="2688" w:type="pct"/>
            <w:tcBorders>
              <w:top w:val="single" w:sz="4" w:space="0" w:color="auto"/>
              <w:left w:val="nil"/>
              <w:bottom w:val="single" w:sz="4" w:space="0" w:color="auto"/>
              <w:right w:val="single" w:sz="4" w:space="0" w:color="auto"/>
            </w:tcBorders>
            <w:shd w:val="clear" w:color="auto" w:fill="auto"/>
            <w:noWrap/>
            <w:vAlign w:val="bottom"/>
          </w:tcPr>
          <w:p w:rsidR="00D50F52" w:rsidRPr="00132885" w:rsidRDefault="00D50F52" w:rsidP="0013591A">
            <w:pPr>
              <w:rPr>
                <w:color w:val="000000"/>
                <w:lang w:val="en-GB" w:eastAsia="en-GB"/>
              </w:rPr>
            </w:pPr>
            <w:r>
              <w:rPr>
                <w:color w:val="000000"/>
                <w:lang w:val="en-GB" w:eastAsia="en-GB"/>
              </w:rPr>
              <w:t>Route Code</w:t>
            </w:r>
          </w:p>
        </w:tc>
      </w:tr>
      <w:tr w:rsidR="00D50F52" w:rsidRPr="00132885" w:rsidTr="00D50F52">
        <w:trPr>
          <w:trHeight w:val="300"/>
        </w:trPr>
        <w:tc>
          <w:tcPr>
            <w:tcW w:w="2312" w:type="pct"/>
            <w:tcBorders>
              <w:top w:val="single" w:sz="4" w:space="0" w:color="auto"/>
              <w:left w:val="single" w:sz="4" w:space="0" w:color="auto"/>
              <w:bottom w:val="single" w:sz="4" w:space="0" w:color="auto"/>
              <w:right w:val="single" w:sz="4" w:space="0" w:color="auto"/>
            </w:tcBorders>
            <w:shd w:val="clear" w:color="auto" w:fill="auto"/>
            <w:noWrap/>
            <w:vAlign w:val="bottom"/>
          </w:tcPr>
          <w:p w:rsidR="00D50F52" w:rsidRDefault="00D50F52" w:rsidP="0013591A">
            <w:pPr>
              <w:rPr>
                <w:color w:val="000000"/>
                <w:lang w:val="en-GB" w:eastAsia="en-GB"/>
              </w:rPr>
            </w:pPr>
            <w:r>
              <w:rPr>
                <w:color w:val="000000"/>
                <w:lang w:val="en-GB" w:eastAsia="en-GB"/>
              </w:rPr>
              <w:t>Route Name</w:t>
            </w:r>
          </w:p>
        </w:tc>
        <w:tc>
          <w:tcPr>
            <w:tcW w:w="2688" w:type="pct"/>
            <w:tcBorders>
              <w:top w:val="single" w:sz="4" w:space="0" w:color="auto"/>
              <w:left w:val="nil"/>
              <w:bottom w:val="single" w:sz="4" w:space="0" w:color="auto"/>
              <w:right w:val="single" w:sz="4" w:space="0" w:color="auto"/>
            </w:tcBorders>
            <w:shd w:val="clear" w:color="auto" w:fill="auto"/>
            <w:noWrap/>
            <w:vAlign w:val="bottom"/>
          </w:tcPr>
          <w:p w:rsidR="00D50F52" w:rsidRPr="00132885" w:rsidRDefault="00D50F52" w:rsidP="0013591A">
            <w:pPr>
              <w:rPr>
                <w:color w:val="000000"/>
                <w:lang w:val="en-GB" w:eastAsia="en-GB"/>
              </w:rPr>
            </w:pPr>
            <w:r>
              <w:rPr>
                <w:color w:val="000000"/>
                <w:lang w:val="en-GB" w:eastAsia="en-GB"/>
              </w:rPr>
              <w:t>Route Name</w:t>
            </w:r>
          </w:p>
        </w:tc>
      </w:tr>
      <w:tr w:rsidR="00CE7817" w:rsidRPr="00132885" w:rsidTr="00D50F52">
        <w:trPr>
          <w:trHeight w:val="300"/>
        </w:trPr>
        <w:tc>
          <w:tcPr>
            <w:tcW w:w="2312" w:type="pct"/>
            <w:tcBorders>
              <w:top w:val="single" w:sz="4" w:space="0" w:color="auto"/>
              <w:left w:val="single" w:sz="4" w:space="0" w:color="auto"/>
              <w:bottom w:val="single" w:sz="4" w:space="0" w:color="auto"/>
              <w:right w:val="single" w:sz="4" w:space="0" w:color="auto"/>
            </w:tcBorders>
            <w:shd w:val="clear" w:color="auto" w:fill="auto"/>
            <w:noWrap/>
            <w:vAlign w:val="bottom"/>
          </w:tcPr>
          <w:p w:rsidR="00CE7817" w:rsidRDefault="00CE7817" w:rsidP="0013591A">
            <w:pPr>
              <w:rPr>
                <w:color w:val="000000"/>
                <w:lang w:val="en-GB" w:eastAsia="en-GB"/>
              </w:rPr>
            </w:pPr>
            <w:r w:rsidRPr="00286239">
              <w:rPr>
                <w:color w:val="000000"/>
                <w:lang w:val="en-GB" w:eastAsia="en-GB"/>
              </w:rPr>
              <w:t>Client Transaction Type</w:t>
            </w:r>
          </w:p>
        </w:tc>
        <w:tc>
          <w:tcPr>
            <w:tcW w:w="2688" w:type="pct"/>
            <w:tcBorders>
              <w:top w:val="single" w:sz="4" w:space="0" w:color="auto"/>
              <w:left w:val="nil"/>
              <w:bottom w:val="single" w:sz="4" w:space="0" w:color="auto"/>
              <w:right w:val="single" w:sz="4" w:space="0" w:color="auto"/>
            </w:tcBorders>
            <w:shd w:val="clear" w:color="auto" w:fill="auto"/>
            <w:noWrap/>
            <w:vAlign w:val="bottom"/>
          </w:tcPr>
          <w:p w:rsidR="00CE7817" w:rsidRDefault="00CE7817" w:rsidP="0013591A">
            <w:pPr>
              <w:rPr>
                <w:color w:val="000000"/>
                <w:lang w:val="en-GB" w:eastAsia="en-GB"/>
              </w:rPr>
            </w:pPr>
            <w:r w:rsidRPr="00286239">
              <w:rPr>
                <w:color w:val="000000"/>
                <w:lang w:val="en-GB" w:eastAsia="en-GB"/>
              </w:rPr>
              <w:t>MMS Order Type</w:t>
            </w:r>
          </w:p>
        </w:tc>
      </w:tr>
      <w:tr w:rsidR="00FD4A67" w:rsidRPr="00132885" w:rsidTr="00D50F52">
        <w:trPr>
          <w:trHeight w:val="300"/>
        </w:trPr>
        <w:tc>
          <w:tcPr>
            <w:tcW w:w="2312" w:type="pct"/>
            <w:tcBorders>
              <w:top w:val="single" w:sz="4" w:space="0" w:color="auto"/>
              <w:left w:val="single" w:sz="4" w:space="0" w:color="auto"/>
              <w:bottom w:val="single" w:sz="4" w:space="0" w:color="auto"/>
              <w:right w:val="single" w:sz="4" w:space="0" w:color="auto"/>
            </w:tcBorders>
            <w:shd w:val="clear" w:color="auto" w:fill="auto"/>
            <w:noWrap/>
            <w:vAlign w:val="bottom"/>
          </w:tcPr>
          <w:p w:rsidR="00FD4A67" w:rsidRPr="00286239" w:rsidRDefault="00FD4A67" w:rsidP="0013591A">
            <w:pPr>
              <w:rPr>
                <w:color w:val="000000"/>
                <w:lang w:val="en-GB" w:eastAsia="en-GB"/>
              </w:rPr>
            </w:pPr>
            <w:r>
              <w:rPr>
                <w:color w:val="000000"/>
                <w:lang w:val="en-GB" w:eastAsia="en-GB"/>
              </w:rPr>
              <w:t>Trip Status</w:t>
            </w:r>
          </w:p>
        </w:tc>
        <w:tc>
          <w:tcPr>
            <w:tcW w:w="2688" w:type="pct"/>
            <w:tcBorders>
              <w:top w:val="single" w:sz="4" w:space="0" w:color="auto"/>
              <w:left w:val="nil"/>
              <w:bottom w:val="single" w:sz="4" w:space="0" w:color="auto"/>
              <w:right w:val="single" w:sz="4" w:space="0" w:color="auto"/>
            </w:tcBorders>
            <w:shd w:val="clear" w:color="auto" w:fill="auto"/>
            <w:noWrap/>
            <w:vAlign w:val="bottom"/>
          </w:tcPr>
          <w:p w:rsidR="00FD4A67" w:rsidRPr="00286239" w:rsidRDefault="00FD4A67" w:rsidP="0013591A">
            <w:pPr>
              <w:rPr>
                <w:color w:val="000000"/>
                <w:lang w:val="en-GB" w:eastAsia="en-GB"/>
              </w:rPr>
            </w:pPr>
          </w:p>
        </w:tc>
      </w:tr>
    </w:tbl>
    <w:p w:rsidR="0018663B" w:rsidRDefault="0018663B" w:rsidP="00D40D20"/>
    <w:p w:rsidR="00132885" w:rsidRDefault="00132885" w:rsidP="00132885">
      <w:pPr>
        <w:pStyle w:val="Heading2"/>
      </w:pPr>
      <w:bookmarkStart w:id="57" w:name="_Toc490472978"/>
      <w:r>
        <w:t xml:space="preserve">Stop Extract (see </w:t>
      </w:r>
      <w:r w:rsidR="00D50F52">
        <w:t>similar</w:t>
      </w:r>
      <w:r>
        <w:t xml:space="preserve"> report for Meadow Feeds contract)</w:t>
      </w:r>
      <w:bookmarkEnd w:id="57"/>
    </w:p>
    <w:p w:rsidR="00132885" w:rsidRDefault="00132885" w:rsidP="00132885">
      <w:r>
        <w:t>The purpose of this extract is to assist BWL operations in understanding of the execution of transport on a stop level.</w:t>
      </w:r>
    </w:p>
    <w:p w:rsidR="00132885" w:rsidRDefault="00132885" w:rsidP="00132885"/>
    <w:p w:rsidR="00132885" w:rsidRDefault="00132885" w:rsidP="00132885">
      <w:r>
        <w:t>The criteria for this report includes:</w:t>
      </w:r>
    </w:p>
    <w:p w:rsidR="00132885" w:rsidRDefault="00132885" w:rsidP="00132885">
      <w:pPr>
        <w:pStyle w:val="ListParagraph"/>
        <w:numPr>
          <w:ilvl w:val="0"/>
          <w:numId w:val="19"/>
        </w:numPr>
      </w:pPr>
      <w:r>
        <w:t>Only show orders of order type that are processing into BWL Planned</w:t>
      </w:r>
    </w:p>
    <w:p w:rsidR="00132885" w:rsidRDefault="00132885" w:rsidP="00132885">
      <w:pPr>
        <w:pStyle w:val="ListParagraph"/>
        <w:numPr>
          <w:ilvl w:val="0"/>
          <w:numId w:val="19"/>
        </w:numPr>
      </w:pPr>
      <w:r>
        <w:t>Only show orders that have been PODed and Debriefed.</w:t>
      </w:r>
    </w:p>
    <w:p w:rsidR="00132885" w:rsidRDefault="00132885" w:rsidP="00132885">
      <w:pPr>
        <w:pStyle w:val="ListParagraph"/>
        <w:numPr>
          <w:ilvl w:val="0"/>
          <w:numId w:val="19"/>
        </w:numPr>
      </w:pPr>
      <w:r>
        <w:t>Only show orders within the date range as specified in the filter criteria FromDate and ToDate on the report screen.</w:t>
      </w:r>
    </w:p>
    <w:p w:rsidR="00132885" w:rsidRPr="00D40D20" w:rsidRDefault="00132885" w:rsidP="00132885">
      <w:pPr>
        <w:rPr>
          <w:rFonts w:ascii="Calibri" w:hAnsi="Calibri" w:cs="Calibri"/>
          <w:color w:val="000000"/>
          <w:sz w:val="22"/>
          <w:szCs w:val="22"/>
          <w:lang w:val="en-GB" w:eastAsia="en-GB"/>
        </w:rPr>
      </w:pPr>
      <w:r>
        <w:t xml:space="preserve">Search functionality on this screen will be available to search on Client Order Number, Order Number, </w:t>
      </w:r>
      <w:r>
        <w:rPr>
          <w:rFonts w:ascii="Calibri" w:hAnsi="Calibri" w:cs="Calibri"/>
          <w:color w:val="000000"/>
          <w:sz w:val="22"/>
          <w:szCs w:val="22"/>
          <w:lang w:val="en-GB" w:eastAsia="en-GB"/>
        </w:rPr>
        <w:t>Trip Number</w:t>
      </w:r>
      <w:r>
        <w:t>.</w:t>
      </w:r>
    </w:p>
    <w:p w:rsidR="00132885" w:rsidRDefault="00132885" w:rsidP="00132885"/>
    <w:p w:rsidR="00132885" w:rsidRDefault="00132885" w:rsidP="00132885">
      <w:pPr>
        <w:pStyle w:val="Caption"/>
        <w:keepNext/>
      </w:pPr>
      <w:r>
        <w:t xml:space="preserve">Table </w:t>
      </w:r>
      <w:r>
        <w:fldChar w:fldCharType="begin"/>
      </w:r>
      <w:r>
        <w:instrText xml:space="preserve"> SEQ Table \* ARABIC </w:instrText>
      </w:r>
      <w:r>
        <w:fldChar w:fldCharType="separate"/>
      </w:r>
      <w:r w:rsidR="00AA5098">
        <w:rPr>
          <w:noProof/>
        </w:rPr>
        <w:t>14</w:t>
      </w:r>
      <w:r>
        <w:fldChar w:fldCharType="end"/>
      </w:r>
      <w:r>
        <w:t>: Fields required</w:t>
      </w:r>
    </w:p>
    <w:tbl>
      <w:tblPr>
        <w:tblW w:w="5000" w:type="pct"/>
        <w:tblLook w:val="04A0" w:firstRow="1" w:lastRow="0" w:firstColumn="1" w:lastColumn="0" w:noHBand="0" w:noVBand="1"/>
      </w:tblPr>
      <w:tblGrid>
        <w:gridCol w:w="4835"/>
        <w:gridCol w:w="5622"/>
      </w:tblGrid>
      <w:tr w:rsidR="00132885" w:rsidRPr="00132885" w:rsidTr="00132885">
        <w:trPr>
          <w:trHeight w:val="300"/>
        </w:trPr>
        <w:tc>
          <w:tcPr>
            <w:tcW w:w="2312" w:type="pct"/>
            <w:tcBorders>
              <w:top w:val="single" w:sz="4" w:space="0" w:color="auto"/>
              <w:left w:val="single" w:sz="4" w:space="0" w:color="auto"/>
              <w:bottom w:val="single" w:sz="4" w:space="0" w:color="auto"/>
              <w:right w:val="single" w:sz="4" w:space="0" w:color="auto"/>
            </w:tcBorders>
            <w:shd w:val="clear" w:color="000000" w:fill="1F497D"/>
            <w:vAlign w:val="center"/>
            <w:hideMark/>
          </w:tcPr>
          <w:p w:rsidR="00132885" w:rsidRPr="00132885" w:rsidRDefault="00132885" w:rsidP="00132885">
            <w:pPr>
              <w:rPr>
                <w:rFonts w:cs="Arial"/>
                <w:b/>
                <w:bCs/>
                <w:color w:val="FFFFFF"/>
                <w:szCs w:val="20"/>
                <w:lang w:val="en-GB" w:eastAsia="en-GB"/>
              </w:rPr>
            </w:pPr>
            <w:r w:rsidRPr="00132885">
              <w:rPr>
                <w:rFonts w:cs="Arial"/>
                <w:b/>
                <w:bCs/>
                <w:color w:val="FFFFFF"/>
                <w:szCs w:val="20"/>
                <w:lang w:eastAsia="en-ZA"/>
              </w:rPr>
              <w:t>BWL Field Name</w:t>
            </w:r>
          </w:p>
        </w:tc>
        <w:tc>
          <w:tcPr>
            <w:tcW w:w="2688" w:type="pct"/>
            <w:tcBorders>
              <w:top w:val="single" w:sz="4" w:space="0" w:color="auto"/>
              <w:left w:val="nil"/>
              <w:bottom w:val="single" w:sz="4" w:space="0" w:color="auto"/>
              <w:right w:val="single" w:sz="4" w:space="0" w:color="auto"/>
            </w:tcBorders>
            <w:shd w:val="clear" w:color="000000" w:fill="1F497D"/>
            <w:vAlign w:val="center"/>
            <w:hideMark/>
          </w:tcPr>
          <w:p w:rsidR="00132885" w:rsidRPr="00132885" w:rsidRDefault="00132885" w:rsidP="00132885">
            <w:pPr>
              <w:rPr>
                <w:rFonts w:cs="Arial"/>
                <w:b/>
                <w:bCs/>
                <w:color w:val="FFFFFF"/>
                <w:szCs w:val="20"/>
                <w:lang w:val="en-GB" w:eastAsia="en-GB"/>
              </w:rPr>
            </w:pPr>
            <w:r w:rsidRPr="00132885">
              <w:rPr>
                <w:rFonts w:cs="Arial"/>
                <w:b/>
                <w:bCs/>
                <w:color w:val="FFFFFF"/>
                <w:szCs w:val="20"/>
                <w:lang w:eastAsia="en-ZA"/>
              </w:rPr>
              <w:t>BWL Description</w:t>
            </w:r>
          </w:p>
        </w:tc>
      </w:tr>
      <w:tr w:rsidR="00D267C8"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tcPr>
          <w:p w:rsidR="00D267C8" w:rsidRPr="00132885" w:rsidRDefault="00D267C8" w:rsidP="0013591A">
            <w:pPr>
              <w:rPr>
                <w:lang w:val="en-GB" w:eastAsia="en-GB"/>
              </w:rPr>
            </w:pPr>
            <w:r>
              <w:rPr>
                <w:lang w:val="en-GB" w:eastAsia="en-GB"/>
              </w:rPr>
              <w:t>Client Order Number</w:t>
            </w:r>
          </w:p>
        </w:tc>
        <w:tc>
          <w:tcPr>
            <w:tcW w:w="2688" w:type="pct"/>
            <w:tcBorders>
              <w:top w:val="nil"/>
              <w:left w:val="nil"/>
              <w:bottom w:val="single" w:sz="4" w:space="0" w:color="auto"/>
              <w:right w:val="single" w:sz="4" w:space="0" w:color="auto"/>
            </w:tcBorders>
            <w:shd w:val="clear" w:color="auto" w:fill="auto"/>
            <w:noWrap/>
            <w:vAlign w:val="bottom"/>
          </w:tcPr>
          <w:p w:rsidR="00D267C8" w:rsidRPr="00132885" w:rsidRDefault="00D267C8" w:rsidP="0013591A">
            <w:pPr>
              <w:rPr>
                <w:lang w:val="en-GB" w:eastAsia="en-GB"/>
              </w:rPr>
            </w:pPr>
          </w:p>
        </w:tc>
      </w:tr>
      <w:tr w:rsidR="00D267C8"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tcPr>
          <w:p w:rsidR="00D267C8" w:rsidRPr="00132885" w:rsidRDefault="00D267C8" w:rsidP="0013591A">
            <w:pPr>
              <w:rPr>
                <w:lang w:val="en-GB" w:eastAsia="en-GB"/>
              </w:rPr>
            </w:pPr>
            <w:r>
              <w:rPr>
                <w:lang w:val="en-GB" w:eastAsia="en-GB"/>
              </w:rPr>
              <w:t>MMS Order Number</w:t>
            </w:r>
          </w:p>
        </w:tc>
        <w:tc>
          <w:tcPr>
            <w:tcW w:w="2688" w:type="pct"/>
            <w:tcBorders>
              <w:top w:val="nil"/>
              <w:left w:val="nil"/>
              <w:bottom w:val="single" w:sz="4" w:space="0" w:color="auto"/>
              <w:right w:val="single" w:sz="4" w:space="0" w:color="auto"/>
            </w:tcBorders>
            <w:shd w:val="clear" w:color="auto" w:fill="auto"/>
            <w:noWrap/>
            <w:vAlign w:val="bottom"/>
          </w:tcPr>
          <w:p w:rsidR="00D267C8" w:rsidRPr="00132885" w:rsidRDefault="00D267C8" w:rsidP="0013591A">
            <w:pPr>
              <w:rPr>
                <w:lang w:val="en-GB" w:eastAsia="en-GB"/>
              </w:rPr>
            </w:pPr>
          </w:p>
        </w:tc>
      </w:tr>
      <w:tr w:rsidR="00D267C8"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tcPr>
          <w:p w:rsidR="00D267C8" w:rsidRPr="00132885" w:rsidRDefault="00D267C8" w:rsidP="0013591A">
            <w:pPr>
              <w:rPr>
                <w:lang w:val="en-GB" w:eastAsia="en-GB"/>
              </w:rPr>
            </w:pPr>
            <w:r>
              <w:rPr>
                <w:lang w:val="en-GB" w:eastAsia="en-GB"/>
              </w:rPr>
              <w:t>BOL</w:t>
            </w:r>
          </w:p>
        </w:tc>
        <w:tc>
          <w:tcPr>
            <w:tcW w:w="2688" w:type="pct"/>
            <w:tcBorders>
              <w:top w:val="nil"/>
              <w:left w:val="nil"/>
              <w:bottom w:val="single" w:sz="4" w:space="0" w:color="auto"/>
              <w:right w:val="single" w:sz="4" w:space="0" w:color="auto"/>
            </w:tcBorders>
            <w:shd w:val="clear" w:color="auto" w:fill="auto"/>
            <w:noWrap/>
            <w:vAlign w:val="bottom"/>
          </w:tcPr>
          <w:p w:rsidR="00D267C8" w:rsidRPr="00132885" w:rsidRDefault="00D267C8" w:rsidP="0013591A">
            <w:pPr>
              <w:rPr>
                <w:lang w:val="en-GB" w:eastAsia="en-GB"/>
              </w:rPr>
            </w:pPr>
            <w:r>
              <w:rPr>
                <w:lang w:val="en-GB" w:eastAsia="en-GB"/>
              </w:rPr>
              <w:t>Bill of lading number/trip number</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Stop Number</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Stop Number</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Stop Name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Stop Name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Arr DT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Arr DT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Arr DT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Arr DT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Depart DT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Depart DT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Depart DT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Depart DT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Delivery Delay Reason</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Delivery Delay Reason</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Buy Rate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Buy Rate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Stop Weight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Stop Weight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Stop Weight</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Stop Weight</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Stop Distance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Planned Stop Distance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Stop Distance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Actual Stop Distance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Return Leg Allocation</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Return Leg Allocation</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Site KM</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Site KM</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Discount Kilometers</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Discount Kilometers</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Source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Source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Source Description</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lang w:val="en-GB" w:eastAsia="en-GB"/>
              </w:rPr>
            </w:pPr>
            <w:r w:rsidRPr="00132885">
              <w:rPr>
                <w:lang w:val="en-GB" w:eastAsia="en-GB"/>
              </w:rPr>
              <w:t>Trip Source Description</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Destination Code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Destination Code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Planned Stop Volume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Planned Stop Volume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Actual Stop Volume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Actual Stop Volume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DeliveryCharge</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DeliveryCharge</w:t>
            </w:r>
          </w:p>
        </w:tc>
      </w:tr>
      <w:tr w:rsidR="00132885" w:rsidRPr="00132885" w:rsidTr="00132885">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Stop Start Odometer</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Stop Start Odometer</w:t>
            </w:r>
          </w:p>
        </w:tc>
      </w:tr>
      <w:tr w:rsidR="00132885" w:rsidRPr="00132885" w:rsidTr="00D50F52">
        <w:trPr>
          <w:trHeight w:val="300"/>
        </w:trPr>
        <w:tc>
          <w:tcPr>
            <w:tcW w:w="2312" w:type="pct"/>
            <w:tcBorders>
              <w:top w:val="nil"/>
              <w:left w:val="single" w:sz="4" w:space="0" w:color="auto"/>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Stop End Odometer</w:t>
            </w:r>
          </w:p>
        </w:tc>
        <w:tc>
          <w:tcPr>
            <w:tcW w:w="2688" w:type="pct"/>
            <w:tcBorders>
              <w:top w:val="nil"/>
              <w:left w:val="nil"/>
              <w:bottom w:val="single" w:sz="4" w:space="0" w:color="auto"/>
              <w:right w:val="single" w:sz="4" w:space="0" w:color="auto"/>
            </w:tcBorders>
            <w:shd w:val="clear" w:color="auto" w:fill="auto"/>
            <w:noWrap/>
            <w:vAlign w:val="bottom"/>
            <w:hideMark/>
          </w:tcPr>
          <w:p w:rsidR="00132885" w:rsidRPr="00132885" w:rsidRDefault="00132885" w:rsidP="0013591A">
            <w:pPr>
              <w:rPr>
                <w:color w:val="000000"/>
                <w:lang w:val="en-GB" w:eastAsia="en-GB"/>
              </w:rPr>
            </w:pPr>
            <w:r w:rsidRPr="00132885">
              <w:rPr>
                <w:color w:val="000000"/>
                <w:lang w:val="en-GB" w:eastAsia="en-GB"/>
              </w:rPr>
              <w:t>Stop End Odometer</w:t>
            </w:r>
          </w:p>
        </w:tc>
      </w:tr>
      <w:tr w:rsidR="00D50F52" w:rsidRPr="00132885" w:rsidTr="00D50F52">
        <w:trPr>
          <w:trHeight w:val="300"/>
        </w:trPr>
        <w:tc>
          <w:tcPr>
            <w:tcW w:w="2312" w:type="pct"/>
            <w:tcBorders>
              <w:top w:val="single" w:sz="4" w:space="0" w:color="auto"/>
              <w:left w:val="single" w:sz="4" w:space="0" w:color="auto"/>
              <w:bottom w:val="single" w:sz="4" w:space="0" w:color="auto"/>
              <w:right w:val="single" w:sz="4" w:space="0" w:color="auto"/>
            </w:tcBorders>
            <w:shd w:val="clear" w:color="auto" w:fill="auto"/>
            <w:noWrap/>
            <w:vAlign w:val="bottom"/>
          </w:tcPr>
          <w:p w:rsidR="00D50F52" w:rsidRPr="00132885" w:rsidRDefault="00D50F52" w:rsidP="0013591A">
            <w:pPr>
              <w:rPr>
                <w:color w:val="000000"/>
                <w:lang w:val="en-GB" w:eastAsia="en-GB"/>
              </w:rPr>
            </w:pPr>
            <w:r>
              <w:rPr>
                <w:color w:val="000000"/>
                <w:lang w:val="en-GB" w:eastAsia="en-GB"/>
              </w:rPr>
              <w:t>Route Code</w:t>
            </w:r>
          </w:p>
        </w:tc>
        <w:tc>
          <w:tcPr>
            <w:tcW w:w="2688" w:type="pct"/>
            <w:tcBorders>
              <w:top w:val="single" w:sz="4" w:space="0" w:color="auto"/>
              <w:left w:val="nil"/>
              <w:bottom w:val="single" w:sz="4" w:space="0" w:color="auto"/>
              <w:right w:val="single" w:sz="4" w:space="0" w:color="auto"/>
            </w:tcBorders>
            <w:shd w:val="clear" w:color="auto" w:fill="auto"/>
            <w:noWrap/>
            <w:vAlign w:val="bottom"/>
          </w:tcPr>
          <w:p w:rsidR="00D50F52" w:rsidRPr="00132885" w:rsidRDefault="00D50F52" w:rsidP="0013591A">
            <w:pPr>
              <w:rPr>
                <w:color w:val="000000"/>
                <w:lang w:val="en-GB" w:eastAsia="en-GB"/>
              </w:rPr>
            </w:pPr>
            <w:r>
              <w:rPr>
                <w:color w:val="000000"/>
                <w:lang w:val="en-GB" w:eastAsia="en-GB"/>
              </w:rPr>
              <w:t>Route Code</w:t>
            </w:r>
          </w:p>
        </w:tc>
      </w:tr>
      <w:tr w:rsidR="00D50F52" w:rsidRPr="00132885" w:rsidTr="00D50F52">
        <w:trPr>
          <w:trHeight w:val="300"/>
        </w:trPr>
        <w:tc>
          <w:tcPr>
            <w:tcW w:w="2312" w:type="pct"/>
            <w:tcBorders>
              <w:top w:val="single" w:sz="4" w:space="0" w:color="auto"/>
              <w:left w:val="single" w:sz="4" w:space="0" w:color="auto"/>
              <w:bottom w:val="single" w:sz="4" w:space="0" w:color="auto"/>
              <w:right w:val="single" w:sz="4" w:space="0" w:color="auto"/>
            </w:tcBorders>
            <w:shd w:val="clear" w:color="auto" w:fill="auto"/>
            <w:noWrap/>
            <w:vAlign w:val="bottom"/>
          </w:tcPr>
          <w:p w:rsidR="00D50F52" w:rsidRPr="00132885" w:rsidRDefault="00D50F52" w:rsidP="0013591A">
            <w:pPr>
              <w:rPr>
                <w:color w:val="000000"/>
                <w:lang w:val="en-GB" w:eastAsia="en-GB"/>
              </w:rPr>
            </w:pPr>
            <w:r>
              <w:rPr>
                <w:color w:val="000000"/>
                <w:lang w:val="en-GB" w:eastAsia="en-GB"/>
              </w:rPr>
              <w:t>Route Name</w:t>
            </w:r>
          </w:p>
        </w:tc>
        <w:tc>
          <w:tcPr>
            <w:tcW w:w="2688" w:type="pct"/>
            <w:tcBorders>
              <w:top w:val="single" w:sz="4" w:space="0" w:color="auto"/>
              <w:left w:val="nil"/>
              <w:bottom w:val="single" w:sz="4" w:space="0" w:color="auto"/>
              <w:right w:val="single" w:sz="4" w:space="0" w:color="auto"/>
            </w:tcBorders>
            <w:shd w:val="clear" w:color="auto" w:fill="auto"/>
            <w:noWrap/>
            <w:vAlign w:val="bottom"/>
          </w:tcPr>
          <w:p w:rsidR="00D50F52" w:rsidRPr="00132885" w:rsidRDefault="00D50F52" w:rsidP="0013591A">
            <w:pPr>
              <w:rPr>
                <w:color w:val="000000"/>
                <w:lang w:val="en-GB" w:eastAsia="en-GB"/>
              </w:rPr>
            </w:pPr>
            <w:r>
              <w:rPr>
                <w:color w:val="000000"/>
                <w:lang w:val="en-GB" w:eastAsia="en-GB"/>
              </w:rPr>
              <w:t>Route Name</w:t>
            </w:r>
          </w:p>
        </w:tc>
      </w:tr>
      <w:tr w:rsidR="00CE7817" w:rsidRPr="00132885" w:rsidTr="00D50F52">
        <w:trPr>
          <w:trHeight w:val="300"/>
        </w:trPr>
        <w:tc>
          <w:tcPr>
            <w:tcW w:w="2312" w:type="pct"/>
            <w:tcBorders>
              <w:top w:val="single" w:sz="4" w:space="0" w:color="auto"/>
              <w:left w:val="single" w:sz="4" w:space="0" w:color="auto"/>
              <w:bottom w:val="single" w:sz="4" w:space="0" w:color="auto"/>
              <w:right w:val="single" w:sz="4" w:space="0" w:color="auto"/>
            </w:tcBorders>
            <w:shd w:val="clear" w:color="auto" w:fill="auto"/>
            <w:noWrap/>
            <w:vAlign w:val="bottom"/>
          </w:tcPr>
          <w:p w:rsidR="00CE7817" w:rsidRDefault="00CE7817" w:rsidP="0013591A">
            <w:pPr>
              <w:rPr>
                <w:color w:val="000000"/>
                <w:lang w:val="en-GB" w:eastAsia="en-GB"/>
              </w:rPr>
            </w:pPr>
            <w:r w:rsidRPr="00286239">
              <w:rPr>
                <w:color w:val="000000"/>
                <w:lang w:val="en-GB" w:eastAsia="en-GB"/>
              </w:rPr>
              <w:t>Client Transaction Type</w:t>
            </w:r>
          </w:p>
        </w:tc>
        <w:tc>
          <w:tcPr>
            <w:tcW w:w="2688" w:type="pct"/>
            <w:tcBorders>
              <w:top w:val="single" w:sz="4" w:space="0" w:color="auto"/>
              <w:left w:val="nil"/>
              <w:bottom w:val="single" w:sz="4" w:space="0" w:color="auto"/>
              <w:right w:val="single" w:sz="4" w:space="0" w:color="auto"/>
            </w:tcBorders>
            <w:shd w:val="clear" w:color="auto" w:fill="auto"/>
            <w:noWrap/>
            <w:vAlign w:val="bottom"/>
          </w:tcPr>
          <w:p w:rsidR="00CE7817" w:rsidRDefault="00CE7817" w:rsidP="0013591A">
            <w:pPr>
              <w:rPr>
                <w:color w:val="000000"/>
                <w:lang w:val="en-GB" w:eastAsia="en-GB"/>
              </w:rPr>
            </w:pPr>
            <w:r w:rsidRPr="00286239">
              <w:rPr>
                <w:color w:val="000000"/>
                <w:lang w:val="en-GB" w:eastAsia="en-GB"/>
              </w:rPr>
              <w:t>MMS Order Type</w:t>
            </w:r>
          </w:p>
        </w:tc>
      </w:tr>
      <w:tr w:rsidR="00FD4A67" w:rsidRPr="00132885" w:rsidTr="00D50F52">
        <w:trPr>
          <w:trHeight w:val="300"/>
        </w:trPr>
        <w:tc>
          <w:tcPr>
            <w:tcW w:w="2312" w:type="pct"/>
            <w:tcBorders>
              <w:top w:val="single" w:sz="4" w:space="0" w:color="auto"/>
              <w:left w:val="single" w:sz="4" w:space="0" w:color="auto"/>
              <w:bottom w:val="single" w:sz="4" w:space="0" w:color="auto"/>
              <w:right w:val="single" w:sz="4" w:space="0" w:color="auto"/>
            </w:tcBorders>
            <w:shd w:val="clear" w:color="auto" w:fill="auto"/>
            <w:noWrap/>
            <w:vAlign w:val="bottom"/>
          </w:tcPr>
          <w:p w:rsidR="00FD4A67" w:rsidRPr="00286239" w:rsidRDefault="00FD4A67" w:rsidP="0013591A">
            <w:pPr>
              <w:rPr>
                <w:color w:val="000000"/>
                <w:lang w:val="en-GB" w:eastAsia="en-GB"/>
              </w:rPr>
            </w:pPr>
            <w:r>
              <w:rPr>
                <w:color w:val="000000"/>
                <w:lang w:val="en-GB" w:eastAsia="en-GB"/>
              </w:rPr>
              <w:t>Trip Status</w:t>
            </w:r>
          </w:p>
        </w:tc>
        <w:tc>
          <w:tcPr>
            <w:tcW w:w="2688" w:type="pct"/>
            <w:tcBorders>
              <w:top w:val="single" w:sz="4" w:space="0" w:color="auto"/>
              <w:left w:val="nil"/>
              <w:bottom w:val="single" w:sz="4" w:space="0" w:color="auto"/>
              <w:right w:val="single" w:sz="4" w:space="0" w:color="auto"/>
            </w:tcBorders>
            <w:shd w:val="clear" w:color="auto" w:fill="auto"/>
            <w:noWrap/>
            <w:vAlign w:val="bottom"/>
          </w:tcPr>
          <w:p w:rsidR="00FD4A67" w:rsidRPr="00286239" w:rsidRDefault="00FD4A67" w:rsidP="0013591A">
            <w:pPr>
              <w:rPr>
                <w:color w:val="000000"/>
                <w:lang w:val="en-GB" w:eastAsia="en-GB"/>
              </w:rPr>
            </w:pPr>
          </w:p>
        </w:tc>
      </w:tr>
    </w:tbl>
    <w:p w:rsidR="00132885" w:rsidRDefault="00132885" w:rsidP="00D40D20"/>
    <w:p w:rsidR="00CE7817" w:rsidRDefault="00CE7817" w:rsidP="00CE7817">
      <w:pPr>
        <w:pStyle w:val="Heading2"/>
      </w:pPr>
      <w:bookmarkStart w:id="58" w:name="_Toc490472979"/>
      <w:r>
        <w:t>Repair and Warranty Orders Report</w:t>
      </w:r>
      <w:bookmarkEnd w:id="58"/>
    </w:p>
    <w:p w:rsidR="00CE7817" w:rsidRDefault="00CE7817" w:rsidP="00CE7817">
      <w:r>
        <w:t>The purpose of this extract is to assist BWL operations in understanding what the status of repair and warranty orders are.</w:t>
      </w:r>
      <w:ins w:id="59" w:author="Ilse Van Zyl [2]" w:date="2017-08-10T08:06:00Z">
        <w:r w:rsidR="00B0777F">
          <w:t xml:space="preserve"> Which repair orders have been placed, despatched and received.</w:t>
        </w:r>
      </w:ins>
    </w:p>
    <w:p w:rsidR="00CE7817" w:rsidRDefault="00CE7817" w:rsidP="00CE7817"/>
    <w:p w:rsidR="00CE7817" w:rsidRDefault="00CE7817" w:rsidP="00CE7817">
      <w:r>
        <w:t>The criteria for this report includes:</w:t>
      </w:r>
    </w:p>
    <w:p w:rsidR="00CE7817" w:rsidRDefault="00CE7817" w:rsidP="00CE7817">
      <w:pPr>
        <w:pStyle w:val="ListParagraph"/>
        <w:numPr>
          <w:ilvl w:val="0"/>
          <w:numId w:val="19"/>
        </w:numPr>
      </w:pPr>
      <w:r>
        <w:t>Only show orders of order type that are of order type:</w:t>
      </w:r>
    </w:p>
    <w:p w:rsidR="00CE7817" w:rsidRDefault="00CE7817" w:rsidP="00CE7817">
      <w:pPr>
        <w:pStyle w:val="ListParagraph"/>
        <w:numPr>
          <w:ilvl w:val="1"/>
          <w:numId w:val="21"/>
        </w:numPr>
      </w:pPr>
      <w:r>
        <w:t>SDRO</w:t>
      </w:r>
    </w:p>
    <w:p w:rsidR="00CE7817" w:rsidRDefault="00CE7817" w:rsidP="00CE7817">
      <w:pPr>
        <w:pStyle w:val="ListParagraph"/>
        <w:numPr>
          <w:ilvl w:val="1"/>
          <w:numId w:val="21"/>
        </w:numPr>
      </w:pPr>
      <w:r>
        <w:t>SDWAR</w:t>
      </w:r>
    </w:p>
    <w:p w:rsidR="00CE7817" w:rsidRDefault="00CE7817" w:rsidP="00CE7817">
      <w:pPr>
        <w:pStyle w:val="ListParagraph"/>
        <w:numPr>
          <w:ilvl w:val="1"/>
          <w:numId w:val="21"/>
        </w:numPr>
      </w:pPr>
      <w:r>
        <w:t>SRRO</w:t>
      </w:r>
    </w:p>
    <w:p w:rsidR="00CE7817" w:rsidRDefault="00CE7817" w:rsidP="00CE7817">
      <w:pPr>
        <w:pStyle w:val="ListParagraph"/>
        <w:numPr>
          <w:ilvl w:val="1"/>
          <w:numId w:val="21"/>
        </w:numPr>
      </w:pPr>
      <w:r>
        <w:t>SCRO</w:t>
      </w:r>
    </w:p>
    <w:p w:rsidR="00CE7817" w:rsidRDefault="00CE7817" w:rsidP="00CE7817">
      <w:pPr>
        <w:pStyle w:val="ListParagraph"/>
        <w:numPr>
          <w:ilvl w:val="1"/>
          <w:numId w:val="21"/>
        </w:numPr>
      </w:pPr>
      <w:r>
        <w:t>SRWAR</w:t>
      </w:r>
    </w:p>
    <w:p w:rsidR="00CE7817" w:rsidRDefault="00CE7817" w:rsidP="00CE7817">
      <w:pPr>
        <w:pStyle w:val="ListParagraph"/>
        <w:numPr>
          <w:ilvl w:val="1"/>
          <w:numId w:val="21"/>
        </w:numPr>
      </w:pPr>
      <w:r>
        <w:t>SCWAR</w:t>
      </w:r>
    </w:p>
    <w:p w:rsidR="00CE7817" w:rsidRDefault="00CE7817" w:rsidP="00CE7817">
      <w:pPr>
        <w:pStyle w:val="ListParagraph"/>
        <w:numPr>
          <w:ilvl w:val="0"/>
          <w:numId w:val="19"/>
        </w:numPr>
      </w:pPr>
      <w:r>
        <w:t>Only show orders that have been despatched from the warehouse on the outbound leg.</w:t>
      </w:r>
    </w:p>
    <w:p w:rsidR="00CE7817" w:rsidRDefault="00CE7817" w:rsidP="00CE7817">
      <w:pPr>
        <w:pStyle w:val="ListParagraph"/>
        <w:numPr>
          <w:ilvl w:val="0"/>
          <w:numId w:val="19"/>
        </w:numPr>
      </w:pPr>
      <w:r>
        <w:t>Only show orders within the date range as specified in the filter criteria FromDate and ToDate on the report screen.</w:t>
      </w:r>
    </w:p>
    <w:p w:rsidR="00CE7817" w:rsidRPr="00D40D20" w:rsidRDefault="00CE7817" w:rsidP="00CE7817">
      <w:pPr>
        <w:rPr>
          <w:rFonts w:ascii="Calibri" w:hAnsi="Calibri" w:cs="Calibri"/>
          <w:color w:val="000000"/>
          <w:sz w:val="22"/>
          <w:szCs w:val="22"/>
          <w:lang w:val="en-GB" w:eastAsia="en-GB"/>
        </w:rPr>
      </w:pPr>
      <w:r>
        <w:t>Search functionality on this screen will be available to search on Client Order Number, Order Number.</w:t>
      </w:r>
    </w:p>
    <w:p w:rsidR="00CE7817" w:rsidRDefault="00CE7817" w:rsidP="00CE7817"/>
    <w:p w:rsidR="00CE7817" w:rsidRDefault="00CE7817" w:rsidP="00CE7817">
      <w:pPr>
        <w:pStyle w:val="Caption"/>
        <w:keepNext/>
      </w:pPr>
      <w:r>
        <w:t xml:space="preserve">Table </w:t>
      </w:r>
      <w:r>
        <w:fldChar w:fldCharType="begin"/>
      </w:r>
      <w:r>
        <w:instrText xml:space="preserve"> SEQ Table \* ARABIC </w:instrText>
      </w:r>
      <w:r>
        <w:fldChar w:fldCharType="separate"/>
      </w:r>
      <w:r w:rsidR="00AA5098">
        <w:rPr>
          <w:noProof/>
        </w:rPr>
        <w:t>15</w:t>
      </w:r>
      <w:r>
        <w:fldChar w:fldCharType="end"/>
      </w:r>
      <w:r>
        <w:t>: Fields required</w:t>
      </w:r>
    </w:p>
    <w:tbl>
      <w:tblPr>
        <w:tblW w:w="5000" w:type="pct"/>
        <w:tblLook w:val="04A0" w:firstRow="1" w:lastRow="0" w:firstColumn="1" w:lastColumn="0" w:noHBand="0" w:noVBand="1"/>
      </w:tblPr>
      <w:tblGrid>
        <w:gridCol w:w="3564"/>
        <w:gridCol w:w="6893"/>
      </w:tblGrid>
      <w:tr w:rsidR="00CE7817" w:rsidRPr="00CE7817" w:rsidTr="005D34F4">
        <w:trPr>
          <w:trHeight w:val="300"/>
        </w:trPr>
        <w:tc>
          <w:tcPr>
            <w:tcW w:w="1675" w:type="pct"/>
            <w:tcBorders>
              <w:top w:val="single" w:sz="4" w:space="0" w:color="auto"/>
              <w:left w:val="single" w:sz="4" w:space="0" w:color="auto"/>
              <w:bottom w:val="single" w:sz="4" w:space="0" w:color="auto"/>
              <w:right w:val="single" w:sz="4" w:space="0" w:color="auto"/>
            </w:tcBorders>
            <w:shd w:val="clear" w:color="000000" w:fill="1F497D"/>
            <w:vAlign w:val="center"/>
            <w:hideMark/>
          </w:tcPr>
          <w:p w:rsidR="00CE7817" w:rsidRPr="00CE7817" w:rsidRDefault="00CE7817" w:rsidP="00CE7817">
            <w:pPr>
              <w:rPr>
                <w:rFonts w:cs="Arial"/>
                <w:b/>
                <w:bCs/>
                <w:color w:val="FFFFFF"/>
                <w:szCs w:val="20"/>
                <w:lang w:val="en-GB" w:eastAsia="en-GB"/>
              </w:rPr>
            </w:pPr>
            <w:r w:rsidRPr="00CE7817">
              <w:rPr>
                <w:rFonts w:cs="Arial"/>
                <w:b/>
                <w:bCs/>
                <w:color w:val="FFFFFF"/>
                <w:szCs w:val="20"/>
                <w:lang w:eastAsia="en-ZA"/>
              </w:rPr>
              <w:t>BWL Field Name</w:t>
            </w:r>
          </w:p>
        </w:tc>
        <w:tc>
          <w:tcPr>
            <w:tcW w:w="3325" w:type="pct"/>
            <w:tcBorders>
              <w:top w:val="single" w:sz="4" w:space="0" w:color="auto"/>
              <w:left w:val="nil"/>
              <w:bottom w:val="single" w:sz="4" w:space="0" w:color="auto"/>
              <w:right w:val="single" w:sz="4" w:space="0" w:color="auto"/>
            </w:tcBorders>
            <w:shd w:val="clear" w:color="000000" w:fill="1F497D"/>
            <w:vAlign w:val="center"/>
            <w:hideMark/>
          </w:tcPr>
          <w:p w:rsidR="00CE7817" w:rsidRPr="00CE7817" w:rsidRDefault="00CE7817" w:rsidP="00CE7817">
            <w:pPr>
              <w:rPr>
                <w:rFonts w:cs="Arial"/>
                <w:b/>
                <w:bCs/>
                <w:color w:val="FFFFFF"/>
                <w:szCs w:val="20"/>
                <w:lang w:val="en-GB" w:eastAsia="en-GB"/>
              </w:rPr>
            </w:pPr>
            <w:r w:rsidRPr="00CE7817">
              <w:rPr>
                <w:rFonts w:cs="Arial"/>
                <w:b/>
                <w:bCs/>
                <w:color w:val="FFFFFF"/>
                <w:szCs w:val="20"/>
                <w:lang w:eastAsia="en-ZA"/>
              </w:rPr>
              <w:t>BWL Description</w:t>
            </w:r>
          </w:p>
        </w:tc>
      </w:tr>
      <w:tr w:rsidR="00043743"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tcPr>
          <w:p w:rsidR="00043743" w:rsidRPr="00CE7817" w:rsidRDefault="00043743" w:rsidP="0013591A">
            <w:pPr>
              <w:rPr>
                <w:lang w:val="en-GB" w:eastAsia="en-GB"/>
              </w:rPr>
            </w:pPr>
            <w:r>
              <w:rPr>
                <w:lang w:val="en-GB" w:eastAsia="en-GB"/>
              </w:rPr>
              <w:t>Client Order Number</w:t>
            </w:r>
          </w:p>
        </w:tc>
        <w:tc>
          <w:tcPr>
            <w:tcW w:w="3325" w:type="pct"/>
            <w:tcBorders>
              <w:top w:val="nil"/>
              <w:left w:val="nil"/>
              <w:bottom w:val="single" w:sz="4" w:space="0" w:color="auto"/>
              <w:right w:val="single" w:sz="4" w:space="0" w:color="auto"/>
            </w:tcBorders>
            <w:shd w:val="clear" w:color="auto" w:fill="auto"/>
            <w:noWrap/>
            <w:vAlign w:val="center"/>
          </w:tcPr>
          <w:p w:rsidR="00043743" w:rsidRPr="00CE7817" w:rsidRDefault="00043743" w:rsidP="0013591A">
            <w:pPr>
              <w:rPr>
                <w:lang w:val="en-GB" w:eastAsia="en-GB"/>
              </w:rPr>
            </w:pPr>
            <w:r>
              <w:rPr>
                <w:lang w:val="en-GB" w:eastAsia="en-GB"/>
              </w:rPr>
              <w:t>SAP repair order number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MMS Order Number</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MMS Order Number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ShipToNum</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MMS Address Number as produced during mapping.</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ShipToName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MMS Address Name as produced during mapping.</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ShipFromNum</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MMS Address Number as produced during mapping.</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ShipFromName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MMS Address Name as produced during mapping.</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Line Item Number</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Line Item Number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Item Code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Item Code</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Item Description</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Item Description</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UOM</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Handling UOM as per master data</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Order QTY</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Order Quantity</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Order Creation DT</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Order Creation DT in MMS</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Order QTY</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Order Quantity</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Order Creation DT</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Order Creation DT in MMS</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Released to WH QTY</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Call-off Order Quantity</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Released to WH DT</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Released to WH DT is the DT when OWMS received this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Despatch QTY</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Despatch Quantity</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Despatched DT</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Despatch DT is the DT when OWMS despatched these order lines.</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Delivered QTY</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Delivered Quantity</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 xml:space="preserve">Delivered DT </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Delivered DT</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Endordsed QTY</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Endordsed Quantity</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POD DT</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POD DT</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Days in Transit</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Despatch DT -Delivered DT</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PlannedReceiveDT/Planned Delivery Date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Excpected DT according to SAP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Received QTY</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Received quantity in the warehouse</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Received DT</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Received DT in the warehouse</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Outstanding QTY</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Outstanding QTY that has not been received yet</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ItemCategory1 Code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Material Group Code</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ItemCategory1 Description</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Material Group Description</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ItemType Code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 xml:space="preserve"> Material Type Code</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ItemType Description</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 xml:space="preserve"> Material Type Description</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Client Transaction Type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MMS Order Type</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Purchasing Group</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 this is the group that was responsible for the purchases of this item.</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Vendor Code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Vendor Name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Item Price (Net Price)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Currency</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Exchange Rate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In1</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 xml:space="preserve">Incoterms 2                 </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 xml:space="preserve">Requisitioner                                                                   </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Serial Number</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Tracking number</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As per the order.</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Client Transaction Type</w:t>
            </w:r>
          </w:p>
        </w:tc>
        <w:tc>
          <w:tcPr>
            <w:tcW w:w="3325" w:type="pct"/>
            <w:tcBorders>
              <w:top w:val="nil"/>
              <w:left w:val="nil"/>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MMS Order Type</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Sub Line Number</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 </w:t>
            </w:r>
          </w:p>
        </w:tc>
      </w:tr>
      <w:tr w:rsidR="00CE7817" w:rsidRPr="00CE7817" w:rsidTr="005D34F4">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Service Number</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 </w:t>
            </w:r>
          </w:p>
        </w:tc>
      </w:tr>
      <w:tr w:rsidR="00CE7817" w:rsidRPr="00CE7817" w:rsidTr="00FD4A67">
        <w:trPr>
          <w:trHeight w:val="300"/>
        </w:trPr>
        <w:tc>
          <w:tcPr>
            <w:tcW w:w="1675" w:type="pct"/>
            <w:tcBorders>
              <w:top w:val="nil"/>
              <w:left w:val="single" w:sz="4" w:space="0" w:color="auto"/>
              <w:bottom w:val="single" w:sz="4" w:space="0" w:color="auto"/>
              <w:right w:val="single" w:sz="4" w:space="0" w:color="auto"/>
            </w:tcBorders>
            <w:shd w:val="clear" w:color="auto" w:fill="auto"/>
            <w:noWrap/>
            <w:vAlign w:val="center"/>
            <w:hideMark/>
          </w:tcPr>
          <w:p w:rsidR="00CE7817" w:rsidRPr="00CE7817" w:rsidRDefault="00CE7817" w:rsidP="0013591A">
            <w:pPr>
              <w:rPr>
                <w:lang w:val="en-GB" w:eastAsia="en-GB"/>
              </w:rPr>
            </w:pPr>
            <w:r w:rsidRPr="00CE7817">
              <w:rPr>
                <w:lang w:val="en-GB" w:eastAsia="en-GB"/>
              </w:rPr>
              <w:t>Service Description</w:t>
            </w:r>
          </w:p>
        </w:tc>
        <w:tc>
          <w:tcPr>
            <w:tcW w:w="3325" w:type="pct"/>
            <w:tcBorders>
              <w:top w:val="nil"/>
              <w:left w:val="nil"/>
              <w:bottom w:val="single" w:sz="4" w:space="0" w:color="auto"/>
              <w:right w:val="single" w:sz="4" w:space="0" w:color="auto"/>
            </w:tcBorders>
            <w:shd w:val="clear" w:color="auto" w:fill="auto"/>
            <w:noWrap/>
            <w:vAlign w:val="bottom"/>
            <w:hideMark/>
          </w:tcPr>
          <w:p w:rsidR="00CE7817" w:rsidRPr="00CE7817" w:rsidRDefault="00CE7817" w:rsidP="0013591A">
            <w:pPr>
              <w:rPr>
                <w:lang w:val="en-GB" w:eastAsia="en-GB"/>
              </w:rPr>
            </w:pPr>
            <w:r w:rsidRPr="00CE7817">
              <w:rPr>
                <w:lang w:val="en-GB" w:eastAsia="en-GB"/>
              </w:rPr>
              <w:t> </w:t>
            </w:r>
          </w:p>
        </w:tc>
      </w:tr>
      <w:tr w:rsidR="00FD4A67" w:rsidRPr="00CE7817" w:rsidTr="00FD4A67">
        <w:trPr>
          <w:trHeight w:val="300"/>
        </w:trPr>
        <w:tc>
          <w:tcPr>
            <w:tcW w:w="1675" w:type="pct"/>
            <w:tcBorders>
              <w:top w:val="single" w:sz="4" w:space="0" w:color="auto"/>
              <w:left w:val="single" w:sz="4" w:space="0" w:color="auto"/>
              <w:bottom w:val="single" w:sz="4" w:space="0" w:color="auto"/>
              <w:right w:val="single" w:sz="4" w:space="0" w:color="auto"/>
            </w:tcBorders>
            <w:shd w:val="clear" w:color="auto" w:fill="auto"/>
            <w:noWrap/>
            <w:vAlign w:val="center"/>
          </w:tcPr>
          <w:p w:rsidR="00FD4A67" w:rsidRPr="00CE7817" w:rsidRDefault="00FD4A67" w:rsidP="0013591A">
            <w:pPr>
              <w:rPr>
                <w:lang w:val="en-GB" w:eastAsia="en-GB"/>
              </w:rPr>
            </w:pPr>
            <w:r>
              <w:t>Order Status</w:t>
            </w:r>
          </w:p>
        </w:tc>
        <w:tc>
          <w:tcPr>
            <w:tcW w:w="3325" w:type="pct"/>
            <w:tcBorders>
              <w:top w:val="single" w:sz="4" w:space="0" w:color="auto"/>
              <w:left w:val="nil"/>
              <w:bottom w:val="single" w:sz="4" w:space="0" w:color="auto"/>
              <w:right w:val="single" w:sz="4" w:space="0" w:color="auto"/>
            </w:tcBorders>
            <w:shd w:val="clear" w:color="auto" w:fill="auto"/>
            <w:noWrap/>
            <w:vAlign w:val="bottom"/>
          </w:tcPr>
          <w:p w:rsidR="00FD4A67" w:rsidRPr="00CE7817" w:rsidRDefault="00FD4A67" w:rsidP="0013591A">
            <w:pPr>
              <w:rPr>
                <w:lang w:val="en-GB" w:eastAsia="en-GB"/>
              </w:rPr>
            </w:pPr>
          </w:p>
        </w:tc>
      </w:tr>
    </w:tbl>
    <w:p w:rsidR="005D34F4" w:rsidRDefault="009B03CB" w:rsidP="005D34F4">
      <w:pPr>
        <w:pStyle w:val="Heading2"/>
      </w:pPr>
      <w:bookmarkStart w:id="60" w:name="_Toc490472980"/>
      <w:r>
        <w:t>Item Master Extract</w:t>
      </w:r>
      <w:bookmarkEnd w:id="60"/>
    </w:p>
    <w:p w:rsidR="005D34F4" w:rsidRDefault="005D34F4" w:rsidP="005D34F4">
      <w:r>
        <w:t>The purpose of this extract is to assist BWL operations to be able to communicate update item master to different parties that require it on a montly basis.</w:t>
      </w:r>
    </w:p>
    <w:p w:rsidR="005D34F4" w:rsidRDefault="005D34F4" w:rsidP="005D34F4"/>
    <w:p w:rsidR="005D34F4" w:rsidRDefault="005D34F4" w:rsidP="005D34F4">
      <w:r>
        <w:t>Extract full item master in MMS.</w:t>
      </w:r>
    </w:p>
    <w:p w:rsidR="009B03CB" w:rsidRDefault="009B03CB" w:rsidP="005D34F4"/>
    <w:p w:rsidR="009B03CB" w:rsidRDefault="009B03CB" w:rsidP="009B03CB">
      <w:pPr>
        <w:pStyle w:val="Heading2"/>
      </w:pPr>
      <w:bookmarkStart w:id="61" w:name="_Toc490472981"/>
      <w:r>
        <w:t>DIMS validation Extract</w:t>
      </w:r>
      <w:bookmarkEnd w:id="61"/>
      <w:r>
        <w:t xml:space="preserve"> </w:t>
      </w:r>
    </w:p>
    <w:p w:rsidR="009B03CB" w:rsidRDefault="009B03CB" w:rsidP="009B03CB"/>
    <w:p w:rsidR="009B03CB" w:rsidRPr="009B03CB" w:rsidRDefault="009B03CB" w:rsidP="009B03CB">
      <w:r>
        <w:t>The purpose of this report is to understand which orders that are currently being processed need their dimensions to be updated.</w:t>
      </w:r>
      <w:r w:rsidR="005F137A">
        <w:t xml:space="preserve">  </w:t>
      </w:r>
    </w:p>
    <w:p w:rsidR="009B03CB" w:rsidRDefault="009B03CB" w:rsidP="005D34F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3"/>
        <w:gridCol w:w="6954"/>
      </w:tblGrid>
      <w:tr w:rsidR="009B03CB" w:rsidRPr="00CE7817" w:rsidTr="009B03CB">
        <w:trPr>
          <w:trHeight w:val="300"/>
        </w:trPr>
        <w:tc>
          <w:tcPr>
            <w:tcW w:w="1675" w:type="pct"/>
            <w:shd w:val="clear" w:color="000000" w:fill="1F497D"/>
            <w:vAlign w:val="center"/>
            <w:hideMark/>
          </w:tcPr>
          <w:p w:rsidR="009B03CB" w:rsidRPr="00CE7817" w:rsidRDefault="009B03CB" w:rsidP="00F73ED9">
            <w:pPr>
              <w:rPr>
                <w:rFonts w:cs="Arial"/>
                <w:b/>
                <w:bCs/>
                <w:color w:val="FFFFFF"/>
                <w:szCs w:val="20"/>
                <w:lang w:val="en-GB" w:eastAsia="en-GB"/>
              </w:rPr>
            </w:pPr>
            <w:r w:rsidRPr="00CE7817">
              <w:rPr>
                <w:rFonts w:cs="Arial"/>
                <w:b/>
                <w:bCs/>
                <w:color w:val="FFFFFF"/>
                <w:szCs w:val="20"/>
                <w:lang w:eastAsia="en-ZA"/>
              </w:rPr>
              <w:t>BWL Field Name</w:t>
            </w:r>
          </w:p>
        </w:tc>
        <w:tc>
          <w:tcPr>
            <w:tcW w:w="3325" w:type="pct"/>
            <w:shd w:val="clear" w:color="000000" w:fill="1F497D"/>
            <w:vAlign w:val="center"/>
            <w:hideMark/>
          </w:tcPr>
          <w:p w:rsidR="009B03CB" w:rsidRPr="00CE7817" w:rsidRDefault="009B03CB" w:rsidP="00F73ED9">
            <w:pPr>
              <w:rPr>
                <w:rFonts w:cs="Arial"/>
                <w:b/>
                <w:bCs/>
                <w:color w:val="FFFFFF"/>
                <w:szCs w:val="20"/>
                <w:lang w:val="en-GB" w:eastAsia="en-GB"/>
              </w:rPr>
            </w:pPr>
            <w:r w:rsidRPr="00CE7817">
              <w:rPr>
                <w:rFonts w:cs="Arial"/>
                <w:b/>
                <w:bCs/>
                <w:color w:val="FFFFFF"/>
                <w:szCs w:val="20"/>
                <w:lang w:eastAsia="en-ZA"/>
              </w:rPr>
              <w:t>BWL Description</w:t>
            </w:r>
          </w:p>
        </w:tc>
      </w:tr>
      <w:tr w:rsidR="009B03CB" w:rsidRPr="00CE7817" w:rsidTr="009B03CB">
        <w:trPr>
          <w:trHeight w:val="300"/>
        </w:trPr>
        <w:tc>
          <w:tcPr>
            <w:tcW w:w="1675" w:type="pct"/>
            <w:shd w:val="clear" w:color="auto" w:fill="auto"/>
            <w:noWrap/>
            <w:vAlign w:val="center"/>
            <w:hideMark/>
          </w:tcPr>
          <w:p w:rsidR="009B03CB" w:rsidRPr="00CE7817" w:rsidRDefault="009B03CB" w:rsidP="0013591A">
            <w:pPr>
              <w:rPr>
                <w:lang w:val="en-GB" w:eastAsia="en-GB"/>
              </w:rPr>
            </w:pPr>
            <w:r w:rsidRPr="00CE7817">
              <w:rPr>
                <w:lang w:val="en-GB" w:eastAsia="en-GB"/>
              </w:rPr>
              <w:t>MMS Order Number</w:t>
            </w:r>
          </w:p>
        </w:tc>
        <w:tc>
          <w:tcPr>
            <w:tcW w:w="3325" w:type="pct"/>
            <w:shd w:val="clear" w:color="auto" w:fill="auto"/>
            <w:noWrap/>
            <w:vAlign w:val="center"/>
            <w:hideMark/>
          </w:tcPr>
          <w:p w:rsidR="009B03CB" w:rsidRPr="00CE7817" w:rsidRDefault="009B03CB" w:rsidP="0013591A">
            <w:pPr>
              <w:rPr>
                <w:lang w:val="en-GB" w:eastAsia="en-GB"/>
              </w:rPr>
            </w:pPr>
            <w:r w:rsidRPr="00CE7817">
              <w:rPr>
                <w:lang w:val="en-GB" w:eastAsia="en-GB"/>
              </w:rPr>
              <w:t>MMS Order Number</w:t>
            </w:r>
          </w:p>
        </w:tc>
      </w:tr>
      <w:tr w:rsidR="009B03CB" w:rsidRPr="00CE7817" w:rsidTr="009B03CB">
        <w:trPr>
          <w:trHeight w:val="300"/>
        </w:trPr>
        <w:tc>
          <w:tcPr>
            <w:tcW w:w="1675" w:type="pct"/>
            <w:shd w:val="clear" w:color="auto" w:fill="auto"/>
            <w:noWrap/>
            <w:vAlign w:val="center"/>
            <w:hideMark/>
          </w:tcPr>
          <w:p w:rsidR="009B03CB" w:rsidRPr="00CE7817" w:rsidRDefault="009B03CB" w:rsidP="0013591A">
            <w:pPr>
              <w:rPr>
                <w:lang w:val="en-GB" w:eastAsia="en-GB"/>
              </w:rPr>
            </w:pPr>
            <w:r w:rsidRPr="00CE7817">
              <w:rPr>
                <w:lang w:val="en-GB" w:eastAsia="en-GB"/>
              </w:rPr>
              <w:t>Item Code</w:t>
            </w:r>
          </w:p>
        </w:tc>
        <w:tc>
          <w:tcPr>
            <w:tcW w:w="3325" w:type="pct"/>
            <w:shd w:val="clear" w:color="auto" w:fill="auto"/>
            <w:noWrap/>
            <w:vAlign w:val="center"/>
            <w:hideMark/>
          </w:tcPr>
          <w:p w:rsidR="009B03CB" w:rsidRPr="00CE7817" w:rsidRDefault="009B03CB" w:rsidP="0013591A">
            <w:pPr>
              <w:rPr>
                <w:lang w:val="en-GB" w:eastAsia="en-GB"/>
              </w:rPr>
            </w:pPr>
            <w:r w:rsidRPr="00CE7817">
              <w:rPr>
                <w:lang w:val="en-GB" w:eastAsia="en-GB"/>
              </w:rPr>
              <w:t>Item Code</w:t>
            </w:r>
          </w:p>
        </w:tc>
      </w:tr>
      <w:tr w:rsidR="009B03CB" w:rsidRPr="00CE7817" w:rsidTr="009B03CB">
        <w:trPr>
          <w:trHeight w:val="300"/>
        </w:trPr>
        <w:tc>
          <w:tcPr>
            <w:tcW w:w="1675" w:type="pct"/>
            <w:shd w:val="clear" w:color="auto" w:fill="auto"/>
            <w:noWrap/>
            <w:vAlign w:val="center"/>
            <w:hideMark/>
          </w:tcPr>
          <w:p w:rsidR="009B03CB" w:rsidRPr="00CE7817" w:rsidRDefault="009B03CB" w:rsidP="0013591A">
            <w:pPr>
              <w:rPr>
                <w:lang w:val="en-GB" w:eastAsia="en-GB"/>
              </w:rPr>
            </w:pPr>
            <w:r w:rsidRPr="00CE7817">
              <w:rPr>
                <w:lang w:val="en-GB" w:eastAsia="en-GB"/>
              </w:rPr>
              <w:t>Item Description</w:t>
            </w:r>
          </w:p>
        </w:tc>
        <w:tc>
          <w:tcPr>
            <w:tcW w:w="3325" w:type="pct"/>
            <w:shd w:val="clear" w:color="auto" w:fill="auto"/>
            <w:noWrap/>
            <w:vAlign w:val="center"/>
            <w:hideMark/>
          </w:tcPr>
          <w:p w:rsidR="009B03CB" w:rsidRPr="00CE7817" w:rsidRDefault="009B03CB" w:rsidP="0013591A">
            <w:pPr>
              <w:rPr>
                <w:lang w:val="en-GB" w:eastAsia="en-GB"/>
              </w:rPr>
            </w:pPr>
            <w:r w:rsidRPr="00CE7817">
              <w:rPr>
                <w:lang w:val="en-GB" w:eastAsia="en-GB"/>
              </w:rPr>
              <w:t>Item Description</w:t>
            </w:r>
          </w:p>
        </w:tc>
      </w:tr>
      <w:tr w:rsidR="009B03CB" w:rsidRPr="00CE7817" w:rsidTr="009B03CB">
        <w:trPr>
          <w:trHeight w:val="300"/>
        </w:trPr>
        <w:tc>
          <w:tcPr>
            <w:tcW w:w="1675" w:type="pct"/>
            <w:shd w:val="clear" w:color="auto" w:fill="auto"/>
            <w:noWrap/>
            <w:vAlign w:val="center"/>
          </w:tcPr>
          <w:p w:rsidR="009B03CB" w:rsidRPr="00CE7817" w:rsidRDefault="009B03CB" w:rsidP="0013591A">
            <w:pPr>
              <w:rPr>
                <w:lang w:val="en-GB" w:eastAsia="en-GB"/>
              </w:rPr>
            </w:pPr>
            <w:r>
              <w:rPr>
                <w:lang w:val="en-GB" w:eastAsia="en-GB"/>
              </w:rPr>
              <w:t>UOM</w:t>
            </w:r>
          </w:p>
        </w:tc>
        <w:tc>
          <w:tcPr>
            <w:tcW w:w="3325" w:type="pct"/>
            <w:shd w:val="clear" w:color="auto" w:fill="auto"/>
            <w:noWrap/>
            <w:vAlign w:val="center"/>
          </w:tcPr>
          <w:p w:rsidR="009B03CB" w:rsidRPr="00CE7817" w:rsidRDefault="009B03CB" w:rsidP="0013591A">
            <w:pPr>
              <w:rPr>
                <w:lang w:val="en-GB" w:eastAsia="en-GB"/>
              </w:rPr>
            </w:pPr>
            <w:r w:rsidRPr="00CE7817">
              <w:rPr>
                <w:lang w:val="en-GB" w:eastAsia="en-GB"/>
              </w:rPr>
              <w:t>Item</w:t>
            </w:r>
            <w:r>
              <w:rPr>
                <w:lang w:val="en-GB" w:eastAsia="en-GB"/>
              </w:rPr>
              <w:t xml:space="preserve"> UOM</w:t>
            </w:r>
          </w:p>
        </w:tc>
      </w:tr>
      <w:tr w:rsidR="009B03CB" w:rsidRPr="00CE7817" w:rsidTr="009B03CB">
        <w:trPr>
          <w:trHeight w:val="300"/>
        </w:trPr>
        <w:tc>
          <w:tcPr>
            <w:tcW w:w="1675" w:type="pct"/>
            <w:shd w:val="clear" w:color="auto" w:fill="auto"/>
            <w:noWrap/>
            <w:vAlign w:val="center"/>
          </w:tcPr>
          <w:p w:rsidR="009B03CB" w:rsidRPr="00CE7817" w:rsidRDefault="009B03CB" w:rsidP="0013591A">
            <w:pPr>
              <w:rPr>
                <w:lang w:val="en-GB" w:eastAsia="en-GB"/>
              </w:rPr>
            </w:pPr>
            <w:r>
              <w:rPr>
                <w:lang w:val="en-GB" w:eastAsia="en-GB"/>
              </w:rPr>
              <w:t>Length</w:t>
            </w:r>
          </w:p>
        </w:tc>
        <w:tc>
          <w:tcPr>
            <w:tcW w:w="3325" w:type="pct"/>
            <w:shd w:val="clear" w:color="auto" w:fill="auto"/>
            <w:noWrap/>
            <w:vAlign w:val="center"/>
          </w:tcPr>
          <w:p w:rsidR="009B03CB" w:rsidRPr="00CE7817" w:rsidRDefault="009B03CB" w:rsidP="0013591A">
            <w:pPr>
              <w:rPr>
                <w:lang w:val="en-GB" w:eastAsia="en-GB"/>
              </w:rPr>
            </w:pPr>
            <w:r w:rsidRPr="00CE7817">
              <w:rPr>
                <w:lang w:val="en-GB" w:eastAsia="en-GB"/>
              </w:rPr>
              <w:t xml:space="preserve">Item </w:t>
            </w:r>
            <w:r>
              <w:rPr>
                <w:lang w:val="en-GB" w:eastAsia="en-GB"/>
              </w:rPr>
              <w:t>Length</w:t>
            </w:r>
          </w:p>
        </w:tc>
      </w:tr>
      <w:tr w:rsidR="009B03CB" w:rsidRPr="00CE7817" w:rsidTr="009B03CB">
        <w:trPr>
          <w:trHeight w:val="300"/>
        </w:trPr>
        <w:tc>
          <w:tcPr>
            <w:tcW w:w="1675" w:type="pct"/>
            <w:shd w:val="clear" w:color="auto" w:fill="auto"/>
            <w:noWrap/>
            <w:vAlign w:val="center"/>
          </w:tcPr>
          <w:p w:rsidR="009B03CB" w:rsidRPr="00CE7817" w:rsidRDefault="009B03CB" w:rsidP="0013591A">
            <w:pPr>
              <w:rPr>
                <w:lang w:val="en-GB" w:eastAsia="en-GB"/>
              </w:rPr>
            </w:pPr>
            <w:r>
              <w:rPr>
                <w:lang w:val="en-GB" w:eastAsia="en-GB"/>
              </w:rPr>
              <w:t>Width</w:t>
            </w:r>
          </w:p>
        </w:tc>
        <w:tc>
          <w:tcPr>
            <w:tcW w:w="3325" w:type="pct"/>
            <w:shd w:val="clear" w:color="auto" w:fill="auto"/>
            <w:noWrap/>
            <w:vAlign w:val="center"/>
          </w:tcPr>
          <w:p w:rsidR="009B03CB" w:rsidRPr="00CE7817" w:rsidRDefault="009B03CB" w:rsidP="0013591A">
            <w:pPr>
              <w:rPr>
                <w:lang w:val="en-GB" w:eastAsia="en-GB"/>
              </w:rPr>
            </w:pPr>
            <w:r w:rsidRPr="00CE7817">
              <w:rPr>
                <w:lang w:val="en-GB" w:eastAsia="en-GB"/>
              </w:rPr>
              <w:t xml:space="preserve">Item </w:t>
            </w:r>
            <w:r>
              <w:rPr>
                <w:lang w:val="en-GB" w:eastAsia="en-GB"/>
              </w:rPr>
              <w:t>Width</w:t>
            </w:r>
          </w:p>
        </w:tc>
      </w:tr>
      <w:tr w:rsidR="009B03CB" w:rsidRPr="00CE7817" w:rsidTr="009B03CB">
        <w:trPr>
          <w:trHeight w:val="300"/>
        </w:trPr>
        <w:tc>
          <w:tcPr>
            <w:tcW w:w="1675" w:type="pct"/>
            <w:shd w:val="clear" w:color="auto" w:fill="auto"/>
            <w:noWrap/>
            <w:vAlign w:val="center"/>
          </w:tcPr>
          <w:p w:rsidR="009B03CB" w:rsidRPr="00CE7817" w:rsidRDefault="009B03CB" w:rsidP="0013591A">
            <w:pPr>
              <w:rPr>
                <w:lang w:val="en-GB" w:eastAsia="en-GB"/>
              </w:rPr>
            </w:pPr>
            <w:r>
              <w:rPr>
                <w:lang w:val="en-GB" w:eastAsia="en-GB"/>
              </w:rPr>
              <w:t>Height</w:t>
            </w:r>
          </w:p>
        </w:tc>
        <w:tc>
          <w:tcPr>
            <w:tcW w:w="3325" w:type="pct"/>
            <w:shd w:val="clear" w:color="auto" w:fill="auto"/>
            <w:noWrap/>
            <w:vAlign w:val="center"/>
          </w:tcPr>
          <w:p w:rsidR="009B03CB" w:rsidRPr="00CE7817" w:rsidRDefault="009B03CB" w:rsidP="0013591A">
            <w:pPr>
              <w:rPr>
                <w:lang w:val="en-GB" w:eastAsia="en-GB"/>
              </w:rPr>
            </w:pPr>
            <w:r w:rsidRPr="00CE7817">
              <w:rPr>
                <w:lang w:val="en-GB" w:eastAsia="en-GB"/>
              </w:rPr>
              <w:t xml:space="preserve">Item </w:t>
            </w:r>
            <w:r>
              <w:rPr>
                <w:lang w:val="en-GB" w:eastAsia="en-GB"/>
              </w:rPr>
              <w:t>Height</w:t>
            </w:r>
          </w:p>
        </w:tc>
      </w:tr>
      <w:tr w:rsidR="009B03CB" w:rsidRPr="00CE7817" w:rsidTr="009B03CB">
        <w:trPr>
          <w:trHeight w:val="300"/>
        </w:trPr>
        <w:tc>
          <w:tcPr>
            <w:tcW w:w="1675" w:type="pct"/>
            <w:shd w:val="clear" w:color="auto" w:fill="auto"/>
            <w:noWrap/>
            <w:vAlign w:val="center"/>
          </w:tcPr>
          <w:p w:rsidR="009B03CB" w:rsidRPr="00CE7817" w:rsidRDefault="009B03CB" w:rsidP="0013591A">
            <w:pPr>
              <w:rPr>
                <w:lang w:val="en-GB" w:eastAsia="en-GB"/>
              </w:rPr>
            </w:pPr>
            <w:r>
              <w:rPr>
                <w:lang w:val="en-GB" w:eastAsia="en-GB"/>
              </w:rPr>
              <w:t>Weight</w:t>
            </w:r>
          </w:p>
        </w:tc>
        <w:tc>
          <w:tcPr>
            <w:tcW w:w="3325" w:type="pct"/>
            <w:shd w:val="clear" w:color="auto" w:fill="auto"/>
            <w:noWrap/>
            <w:vAlign w:val="center"/>
          </w:tcPr>
          <w:p w:rsidR="009B03CB" w:rsidRPr="00CE7817" w:rsidRDefault="009B03CB" w:rsidP="0013591A">
            <w:pPr>
              <w:rPr>
                <w:lang w:val="en-GB" w:eastAsia="en-GB"/>
              </w:rPr>
            </w:pPr>
            <w:r w:rsidRPr="00CE7817">
              <w:rPr>
                <w:lang w:val="en-GB" w:eastAsia="en-GB"/>
              </w:rPr>
              <w:t xml:space="preserve">Item </w:t>
            </w:r>
            <w:r>
              <w:rPr>
                <w:lang w:val="en-GB" w:eastAsia="en-GB"/>
              </w:rPr>
              <w:t>Weight</w:t>
            </w:r>
          </w:p>
        </w:tc>
      </w:tr>
      <w:tr w:rsidR="00FD4A67" w:rsidRPr="00CE7817" w:rsidTr="009B03CB">
        <w:trPr>
          <w:trHeight w:val="300"/>
        </w:trPr>
        <w:tc>
          <w:tcPr>
            <w:tcW w:w="1675" w:type="pct"/>
            <w:shd w:val="clear" w:color="auto" w:fill="auto"/>
            <w:noWrap/>
            <w:vAlign w:val="center"/>
          </w:tcPr>
          <w:p w:rsidR="00FD4A67" w:rsidRDefault="00FD4A67" w:rsidP="0013591A">
            <w:pPr>
              <w:rPr>
                <w:lang w:val="en-GB" w:eastAsia="en-GB"/>
              </w:rPr>
            </w:pPr>
            <w:r>
              <w:t>Order Status</w:t>
            </w:r>
          </w:p>
        </w:tc>
        <w:tc>
          <w:tcPr>
            <w:tcW w:w="3325" w:type="pct"/>
            <w:shd w:val="clear" w:color="auto" w:fill="auto"/>
            <w:noWrap/>
            <w:vAlign w:val="center"/>
          </w:tcPr>
          <w:p w:rsidR="00FD4A67" w:rsidRPr="00CE7817" w:rsidRDefault="00FD4A67" w:rsidP="0013591A">
            <w:pPr>
              <w:rPr>
                <w:lang w:val="en-GB" w:eastAsia="en-GB"/>
              </w:rPr>
            </w:pPr>
          </w:p>
        </w:tc>
      </w:tr>
    </w:tbl>
    <w:p w:rsidR="009B03CB" w:rsidRDefault="009B03CB" w:rsidP="005D34F4"/>
    <w:p w:rsidR="005F137A" w:rsidRDefault="005F137A" w:rsidP="005F137A">
      <w:r>
        <w:t>The criteria for this report includes:</w:t>
      </w:r>
    </w:p>
    <w:p w:rsidR="005F137A" w:rsidRDefault="005F137A" w:rsidP="005F137A">
      <w:pPr>
        <w:pStyle w:val="ListParagraph"/>
        <w:numPr>
          <w:ilvl w:val="0"/>
          <w:numId w:val="22"/>
        </w:numPr>
      </w:pPr>
      <w:r>
        <w:t>Show all order types</w:t>
      </w:r>
    </w:p>
    <w:p w:rsidR="005F137A" w:rsidRDefault="005F137A" w:rsidP="005F137A">
      <w:pPr>
        <w:pStyle w:val="ListParagraph"/>
        <w:numPr>
          <w:ilvl w:val="0"/>
          <w:numId w:val="22"/>
        </w:numPr>
      </w:pPr>
      <w:r>
        <w:t xml:space="preserve">Only show orders that are in the following state: </w:t>
      </w:r>
    </w:p>
    <w:p w:rsidR="005F137A" w:rsidRDefault="005F137A" w:rsidP="005F137A">
      <w:pPr>
        <w:pStyle w:val="ListParagraph"/>
        <w:numPr>
          <w:ilvl w:val="1"/>
          <w:numId w:val="22"/>
        </w:numPr>
      </w:pPr>
      <w:r>
        <w:t>For inbound orders: have been received in the warehouse.</w:t>
      </w:r>
    </w:p>
    <w:p w:rsidR="005F137A" w:rsidRDefault="005F137A" w:rsidP="005F137A">
      <w:pPr>
        <w:pStyle w:val="ListParagraph"/>
        <w:numPr>
          <w:ilvl w:val="1"/>
          <w:numId w:val="22"/>
        </w:numPr>
      </w:pPr>
      <w:r>
        <w:t>For outbound orders: have been despatched from the warehouse.</w:t>
      </w:r>
    </w:p>
    <w:p w:rsidR="005F137A" w:rsidRDefault="005F137A" w:rsidP="005F137A">
      <w:pPr>
        <w:pStyle w:val="ListParagraph"/>
        <w:numPr>
          <w:ilvl w:val="0"/>
          <w:numId w:val="22"/>
        </w:numPr>
      </w:pPr>
      <w:r>
        <w:t>Only show orders within the date range as specified in the filter criteria FromDate and ToDate on the report screen.</w:t>
      </w:r>
    </w:p>
    <w:p w:rsidR="009B03CB" w:rsidRDefault="009B03CB" w:rsidP="005D34F4"/>
    <w:p w:rsidR="00132885" w:rsidRPr="00D40D20" w:rsidRDefault="00132885" w:rsidP="00D40D20"/>
    <w:p w:rsidR="008D4601" w:rsidRDefault="008D4601" w:rsidP="008D4601">
      <w:pPr>
        <w:pStyle w:val="Heading1"/>
      </w:pPr>
      <w:bookmarkStart w:id="62" w:name="_Toc490472982"/>
      <w:r>
        <w:t>ASSUMPTIONS AND EXCLUSIONS</w:t>
      </w:r>
      <w:bookmarkEnd w:id="62"/>
      <w:r>
        <w:t xml:space="preserve"> </w:t>
      </w:r>
    </w:p>
    <w:p w:rsidR="00714357" w:rsidRDefault="001A5D97" w:rsidP="00356630">
      <w:r>
        <w:t xml:space="preserve">The following </w:t>
      </w:r>
      <w:r w:rsidR="00E768F3">
        <w:t>assumptions</w:t>
      </w:r>
      <w:r w:rsidR="00E63C57">
        <w:t xml:space="preserve"> were made regarding the discussed </w:t>
      </w:r>
      <w:r w:rsidR="00356630">
        <w:t>reports:</w:t>
      </w:r>
    </w:p>
    <w:p w:rsidR="00356630" w:rsidRDefault="00356630" w:rsidP="00356630"/>
    <w:p w:rsidR="00356630" w:rsidRDefault="00356630" w:rsidP="00356630"/>
    <w:p w:rsidR="00356630" w:rsidRDefault="00356630" w:rsidP="00356630"/>
    <w:p w:rsidR="00AF4C65" w:rsidRDefault="00AF4C65">
      <w:r>
        <w:br w:type="page"/>
      </w:r>
    </w:p>
    <w:p w:rsidR="00727A97" w:rsidRPr="00E21554" w:rsidRDefault="00190A30" w:rsidP="00190A30">
      <w:pPr>
        <w:pStyle w:val="Heading1"/>
      </w:pPr>
      <w:bookmarkStart w:id="63" w:name="_Toc490472983"/>
      <w:r>
        <w:t>AMENDMENTS (POST SIGN-OFF)</w:t>
      </w:r>
      <w:bookmarkEnd w:id="63"/>
    </w:p>
    <w:p w:rsidR="00727A97" w:rsidRDefault="00727A97" w:rsidP="00190A30">
      <w:pPr>
        <w:pStyle w:val="BWLBRSnormalfont"/>
      </w:pPr>
      <w:r w:rsidRPr="00EB525D">
        <w:t xml:space="preserve">This section contains the changes made to the document after sign-off was completed. Each of these changes </w:t>
      </w:r>
      <w:r w:rsidR="006467AF">
        <w:t>includes the relevant amendment approval</w:t>
      </w:r>
      <w:r w:rsidRPr="00EB525D">
        <w:t>.</w:t>
      </w:r>
    </w:p>
    <w:p w:rsidR="00727A97" w:rsidRPr="00EB525D" w:rsidRDefault="0031070D" w:rsidP="00190A30">
      <w:pPr>
        <w:pStyle w:val="Heading2"/>
      </w:pPr>
      <w:bookmarkStart w:id="64" w:name="_Toc445740866"/>
      <w:bookmarkStart w:id="65" w:name="_Toc490472984"/>
      <w:r w:rsidRPr="00ED4C94">
        <w:t>Amendment</w:t>
      </w:r>
      <w:r w:rsidRPr="00EB525D">
        <w:t xml:space="preserve"> 1</w:t>
      </w:r>
      <w:bookmarkEnd w:id="64"/>
      <w:bookmarkEnd w:id="6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1"/>
        <w:gridCol w:w="2657"/>
        <w:gridCol w:w="4471"/>
      </w:tblGrid>
      <w:tr w:rsidR="004C3951" w:rsidRPr="00CE01C2" w:rsidTr="00E63C57">
        <w:tc>
          <w:tcPr>
            <w:tcW w:w="10490" w:type="dxa"/>
            <w:gridSpan w:val="3"/>
            <w:shd w:val="clear" w:color="auto" w:fill="1F497D" w:themeFill="text2"/>
          </w:tcPr>
          <w:p w:rsidR="00727A97" w:rsidRPr="00E63C57" w:rsidRDefault="00727A97" w:rsidP="00190A30">
            <w:pPr>
              <w:pStyle w:val="Heading3"/>
              <w:numPr>
                <w:ilvl w:val="0"/>
                <w:numId w:val="0"/>
              </w:numPr>
            </w:pPr>
            <w:r w:rsidRPr="00E63C57">
              <w:t>Amendment description</w:t>
            </w:r>
          </w:p>
        </w:tc>
      </w:tr>
      <w:tr w:rsidR="00727A97" w:rsidRPr="00EB525D" w:rsidTr="00E63C57">
        <w:tc>
          <w:tcPr>
            <w:tcW w:w="10490" w:type="dxa"/>
            <w:gridSpan w:val="3"/>
          </w:tcPr>
          <w:p w:rsidR="00A9080F" w:rsidRPr="00EB525D" w:rsidRDefault="007E0E6D" w:rsidP="00190A30">
            <w:r>
              <w:t>NA</w:t>
            </w:r>
          </w:p>
        </w:tc>
      </w:tr>
      <w:tr w:rsidR="004C3951" w:rsidRPr="00CE01C2" w:rsidTr="00E63C57">
        <w:tc>
          <w:tcPr>
            <w:tcW w:w="10490" w:type="dxa"/>
            <w:gridSpan w:val="3"/>
            <w:shd w:val="clear" w:color="auto" w:fill="1F497D" w:themeFill="text2"/>
          </w:tcPr>
          <w:p w:rsidR="00727A97" w:rsidRPr="00E63C57" w:rsidRDefault="00727A97" w:rsidP="00190A30">
            <w:pPr>
              <w:pStyle w:val="Heading3"/>
              <w:numPr>
                <w:ilvl w:val="0"/>
                <w:numId w:val="0"/>
              </w:numPr>
            </w:pPr>
            <w:r w:rsidRPr="00E63C57">
              <w:t>Amendment approvals</w:t>
            </w:r>
          </w:p>
        </w:tc>
      </w:tr>
      <w:tr w:rsidR="00727A97" w:rsidRPr="00EB525D" w:rsidTr="00E63C57">
        <w:tc>
          <w:tcPr>
            <w:tcW w:w="3261" w:type="dxa"/>
          </w:tcPr>
          <w:p w:rsidR="00A9080F" w:rsidRPr="00EB525D" w:rsidRDefault="007E0E6D" w:rsidP="00190A30">
            <w:r>
              <w:t>NA</w:t>
            </w:r>
          </w:p>
        </w:tc>
        <w:tc>
          <w:tcPr>
            <w:tcW w:w="2693" w:type="dxa"/>
          </w:tcPr>
          <w:p w:rsidR="00A9080F" w:rsidRPr="00EB525D" w:rsidRDefault="00A9080F" w:rsidP="00190A30"/>
        </w:tc>
        <w:tc>
          <w:tcPr>
            <w:tcW w:w="4536" w:type="dxa"/>
          </w:tcPr>
          <w:p w:rsidR="00727A97" w:rsidRPr="00EB525D" w:rsidRDefault="00727A97" w:rsidP="00190A30"/>
        </w:tc>
      </w:tr>
      <w:tr w:rsidR="00727A97" w:rsidRPr="00EB525D" w:rsidTr="00E63C57">
        <w:tc>
          <w:tcPr>
            <w:tcW w:w="3261" w:type="dxa"/>
          </w:tcPr>
          <w:p w:rsidR="00A9080F" w:rsidRPr="00EB525D" w:rsidRDefault="00A9080F" w:rsidP="00190A30"/>
        </w:tc>
        <w:tc>
          <w:tcPr>
            <w:tcW w:w="2693" w:type="dxa"/>
          </w:tcPr>
          <w:p w:rsidR="00A9080F" w:rsidRPr="00EB525D" w:rsidRDefault="00A9080F" w:rsidP="00190A30"/>
        </w:tc>
        <w:tc>
          <w:tcPr>
            <w:tcW w:w="4536" w:type="dxa"/>
          </w:tcPr>
          <w:p w:rsidR="00727A97" w:rsidRPr="00EB525D" w:rsidRDefault="00727A97" w:rsidP="00190A30"/>
        </w:tc>
      </w:tr>
      <w:tr w:rsidR="00727A97" w:rsidRPr="00EB525D" w:rsidTr="00E63C57">
        <w:tc>
          <w:tcPr>
            <w:tcW w:w="3261" w:type="dxa"/>
          </w:tcPr>
          <w:p w:rsidR="00A9080F" w:rsidRPr="00EB525D" w:rsidRDefault="00A9080F" w:rsidP="00190A30"/>
        </w:tc>
        <w:tc>
          <w:tcPr>
            <w:tcW w:w="2693" w:type="dxa"/>
          </w:tcPr>
          <w:p w:rsidR="00A9080F" w:rsidRPr="00EB525D" w:rsidRDefault="00A9080F" w:rsidP="00190A30"/>
        </w:tc>
        <w:tc>
          <w:tcPr>
            <w:tcW w:w="4536" w:type="dxa"/>
          </w:tcPr>
          <w:p w:rsidR="00727A97" w:rsidRPr="00EB525D" w:rsidRDefault="00727A97" w:rsidP="00190A30"/>
        </w:tc>
      </w:tr>
      <w:tr w:rsidR="004C3951" w:rsidRPr="00CE01C2" w:rsidTr="00E63C57">
        <w:tc>
          <w:tcPr>
            <w:tcW w:w="10490" w:type="dxa"/>
            <w:gridSpan w:val="3"/>
            <w:shd w:val="clear" w:color="auto" w:fill="1F497D" w:themeFill="text2"/>
          </w:tcPr>
          <w:p w:rsidR="00727A97" w:rsidRPr="00E63C57" w:rsidRDefault="00727A97" w:rsidP="00190A30">
            <w:pPr>
              <w:pStyle w:val="Heading3"/>
              <w:numPr>
                <w:ilvl w:val="0"/>
                <w:numId w:val="0"/>
              </w:numPr>
            </w:pPr>
            <w:r w:rsidRPr="00E63C57">
              <w:t>Impact</w:t>
            </w:r>
          </w:p>
        </w:tc>
      </w:tr>
      <w:tr w:rsidR="00727A97" w:rsidRPr="00EB525D" w:rsidTr="00E63C57">
        <w:tc>
          <w:tcPr>
            <w:tcW w:w="10490" w:type="dxa"/>
            <w:gridSpan w:val="3"/>
            <w:shd w:val="clear" w:color="auto" w:fill="auto"/>
          </w:tcPr>
          <w:p w:rsidR="00A9080F" w:rsidRPr="00EB525D" w:rsidRDefault="007E0E6D" w:rsidP="00190A30">
            <w:r>
              <w:t>NA</w:t>
            </w:r>
          </w:p>
        </w:tc>
      </w:tr>
    </w:tbl>
    <w:p w:rsidR="00BB7201" w:rsidRPr="00EB525D" w:rsidRDefault="00BB7201" w:rsidP="00A9080F">
      <w:pPr>
        <w:rPr>
          <w:rFonts w:ascii="Calibri" w:hAnsi="Calibri"/>
        </w:rPr>
      </w:pPr>
    </w:p>
    <w:p w:rsidR="00A9080F" w:rsidRPr="00EB525D" w:rsidRDefault="00BB7201" w:rsidP="00190A30">
      <w:pPr>
        <w:pStyle w:val="BWLBRSnormalfont"/>
      </w:pPr>
      <w:r w:rsidRPr="00EB525D">
        <w:br w:type="page"/>
      </w:r>
    </w:p>
    <w:p w:rsidR="00F4280A" w:rsidRPr="00E21554" w:rsidRDefault="00190A30" w:rsidP="00190A30">
      <w:pPr>
        <w:pStyle w:val="Heading1"/>
      </w:pPr>
      <w:bookmarkStart w:id="66" w:name="_Toc490472985"/>
      <w:r>
        <w:t>SIGN-OFF</w:t>
      </w:r>
      <w:bookmarkEnd w:id="66"/>
    </w:p>
    <w:p w:rsidR="0087253E" w:rsidRPr="00EB525D" w:rsidRDefault="0087253E" w:rsidP="00190A30">
      <w:pPr>
        <w:pStyle w:val="Heading2"/>
      </w:pPr>
      <w:bookmarkStart w:id="67" w:name="_Toc445740868"/>
      <w:bookmarkStart w:id="68" w:name="_Toc490472986"/>
      <w:r w:rsidRPr="00EB525D">
        <w:t>Business sign-off</w:t>
      </w:r>
      <w:bookmarkEnd w:id="67"/>
      <w:bookmarkEnd w:id="68"/>
    </w:p>
    <w:p w:rsidR="00687937" w:rsidRDefault="00687937" w:rsidP="00190A30">
      <w:pPr>
        <w:pStyle w:val="BWLBRSmainparagraphbody"/>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2"/>
        <w:gridCol w:w="3904"/>
        <w:gridCol w:w="3943"/>
      </w:tblGrid>
      <w:tr w:rsidR="00F21EFF" w:rsidRPr="00EB525D" w:rsidTr="00E768F3">
        <w:tc>
          <w:tcPr>
            <w:tcW w:w="10490" w:type="dxa"/>
            <w:gridSpan w:val="3"/>
          </w:tcPr>
          <w:p w:rsidR="00F21EFF" w:rsidRPr="00F21EFF" w:rsidRDefault="00F21EFF" w:rsidP="00E768F3">
            <w:pPr>
              <w:pStyle w:val="BWLBRSnormalfontboldgrey"/>
              <w:rPr>
                <w:rStyle w:val="Strong"/>
                <w:b/>
              </w:rPr>
            </w:pPr>
            <w:r w:rsidRPr="00F21EFF">
              <w:rPr>
                <w:rStyle w:val="Strong"/>
                <w:b/>
                <w:color w:val="auto"/>
              </w:rPr>
              <w:t>Barloworld Logistics</w:t>
            </w:r>
          </w:p>
        </w:tc>
      </w:tr>
      <w:tr w:rsidR="00F21EFF" w:rsidRPr="00EB525D" w:rsidTr="00E768F3">
        <w:tc>
          <w:tcPr>
            <w:tcW w:w="10490" w:type="dxa"/>
            <w:gridSpan w:val="3"/>
            <w:hideMark/>
          </w:tcPr>
          <w:p w:rsidR="00F21EFF" w:rsidRPr="00E768F3" w:rsidRDefault="00F21EFF" w:rsidP="00E768F3">
            <w:pPr>
              <w:pStyle w:val="BWLBRSnormalfontboldgrey"/>
              <w:rPr>
                <w:rStyle w:val="Strong"/>
                <w:color w:val="auto"/>
              </w:rPr>
            </w:pPr>
            <w:r w:rsidRPr="00E768F3">
              <w:rPr>
                <w:rStyle w:val="Strong"/>
                <w:color w:val="auto"/>
              </w:rPr>
              <w:t>Name and Surname</w:t>
            </w:r>
          </w:p>
          <w:p w:rsidR="00F21EFF" w:rsidRPr="00EB525D" w:rsidRDefault="00F21EFF" w:rsidP="00E768F3">
            <w:pPr>
              <w:pStyle w:val="BWLBRSnormalfontboldgrey"/>
            </w:pPr>
          </w:p>
        </w:tc>
      </w:tr>
      <w:tr w:rsidR="00F21EFF" w:rsidRPr="00EB525D" w:rsidTr="00E768F3">
        <w:tc>
          <w:tcPr>
            <w:tcW w:w="2520" w:type="dxa"/>
            <w:shd w:val="clear" w:color="auto" w:fill="1F497D" w:themeFill="text2"/>
            <w:hideMark/>
          </w:tcPr>
          <w:p w:rsidR="00F21EFF" w:rsidRPr="002C6CA9" w:rsidRDefault="00F21EFF" w:rsidP="00333949">
            <w:pPr>
              <w:pStyle w:val="Heading3"/>
              <w:numPr>
                <w:ilvl w:val="0"/>
                <w:numId w:val="0"/>
              </w:numPr>
            </w:pPr>
            <w:r w:rsidRPr="002C6CA9">
              <w:t>Organi</w:t>
            </w:r>
            <w:r>
              <w:t>s</w:t>
            </w:r>
            <w:r w:rsidRPr="002C6CA9">
              <w:t>ational role</w:t>
            </w:r>
          </w:p>
        </w:tc>
        <w:tc>
          <w:tcPr>
            <w:tcW w:w="3960" w:type="dxa"/>
            <w:shd w:val="clear" w:color="auto" w:fill="1F497D" w:themeFill="text2"/>
            <w:hideMark/>
          </w:tcPr>
          <w:p w:rsidR="00F21EFF" w:rsidRPr="002C6CA9" w:rsidRDefault="00F21EFF" w:rsidP="00333949">
            <w:pPr>
              <w:pStyle w:val="Heading3"/>
              <w:numPr>
                <w:ilvl w:val="0"/>
                <w:numId w:val="0"/>
              </w:numPr>
            </w:pPr>
            <w:r w:rsidRPr="002C6CA9">
              <w:t>Signature</w:t>
            </w:r>
          </w:p>
        </w:tc>
        <w:tc>
          <w:tcPr>
            <w:tcW w:w="4010" w:type="dxa"/>
            <w:shd w:val="clear" w:color="auto" w:fill="1F497D" w:themeFill="text2"/>
            <w:hideMark/>
          </w:tcPr>
          <w:p w:rsidR="00F21EFF" w:rsidRPr="002C6CA9" w:rsidRDefault="00F21EFF" w:rsidP="00333949">
            <w:pPr>
              <w:pStyle w:val="Heading3"/>
              <w:numPr>
                <w:ilvl w:val="0"/>
                <w:numId w:val="0"/>
              </w:numPr>
            </w:pPr>
            <w:r w:rsidRPr="002C6CA9">
              <w:t>Date</w:t>
            </w:r>
          </w:p>
        </w:tc>
      </w:tr>
      <w:tr w:rsidR="00F21EFF" w:rsidRPr="00EB525D" w:rsidTr="00E768F3">
        <w:tc>
          <w:tcPr>
            <w:tcW w:w="2520" w:type="dxa"/>
          </w:tcPr>
          <w:p w:rsidR="00F21EFF" w:rsidRPr="00EB525D" w:rsidRDefault="00F21EFF" w:rsidP="00333949">
            <w:pPr>
              <w:pStyle w:val="BWLBRSnormalfont"/>
            </w:pPr>
          </w:p>
          <w:p w:rsidR="00F21EFF" w:rsidRPr="00EB525D" w:rsidRDefault="00F21EFF" w:rsidP="00333949">
            <w:pPr>
              <w:pStyle w:val="BWLBRSnormalfont"/>
            </w:pPr>
          </w:p>
        </w:tc>
        <w:tc>
          <w:tcPr>
            <w:tcW w:w="3960" w:type="dxa"/>
          </w:tcPr>
          <w:p w:rsidR="00F21EFF" w:rsidRPr="00EB525D" w:rsidRDefault="00F21EFF" w:rsidP="00333949">
            <w:pPr>
              <w:pStyle w:val="BWLBRSnormalfont"/>
            </w:pPr>
          </w:p>
        </w:tc>
        <w:tc>
          <w:tcPr>
            <w:tcW w:w="4010" w:type="dxa"/>
          </w:tcPr>
          <w:p w:rsidR="00F21EFF" w:rsidRPr="00EB525D" w:rsidRDefault="00F21EFF" w:rsidP="00333949">
            <w:pPr>
              <w:pStyle w:val="BWLBRSnormalfont"/>
            </w:pPr>
          </w:p>
        </w:tc>
      </w:tr>
    </w:tbl>
    <w:p w:rsidR="00F21EFF" w:rsidRPr="00EB525D" w:rsidRDefault="00F21EFF" w:rsidP="00190A30">
      <w:pPr>
        <w:pStyle w:val="BWLBRSmainparagraphbody"/>
      </w:pPr>
    </w:p>
    <w:sectPr w:rsidR="00F21EFF" w:rsidRPr="00EB525D" w:rsidSect="00D84F6B">
      <w:headerReference w:type="default" r:id="rId14"/>
      <w:footerReference w:type="default" r:id="rId15"/>
      <w:pgSz w:w="11907" w:h="16839" w:code="9"/>
      <w:pgMar w:top="720" w:right="720" w:bottom="720" w:left="720" w:header="709" w:footer="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5" w:author="Ilse Van Zyl [2]" w:date="2016-10-27T16:33:00Z" w:initials="IVZ">
    <w:p w:rsidR="000C4F9C" w:rsidRDefault="000C4F9C">
      <w:pPr>
        <w:pStyle w:val="CommentText"/>
      </w:pPr>
      <w:r>
        <w:rPr>
          <w:rStyle w:val="CommentReference"/>
        </w:rPr>
        <w:annotationRef/>
      </w:r>
      <w:r>
        <w:t>This is not being used yet.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014A" w:rsidRDefault="0078014A">
      <w:r>
        <w:separator/>
      </w:r>
    </w:p>
    <w:p w:rsidR="0078014A" w:rsidRDefault="0078014A"/>
  </w:endnote>
  <w:endnote w:type="continuationSeparator" w:id="0">
    <w:p w:rsidR="0078014A" w:rsidRDefault="0078014A">
      <w:r>
        <w:continuationSeparator/>
      </w:r>
    </w:p>
    <w:p w:rsidR="0078014A" w:rsidRDefault="007801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F9C" w:rsidRDefault="000C4F9C">
    <w:pPr>
      <w:pStyle w:val="Footer"/>
    </w:pPr>
    <w:r w:rsidRPr="00650E6B">
      <w:rPr>
        <w:noProof/>
        <w:lang w:val="en-GB" w:eastAsia="en-GB"/>
      </w:rPr>
      <mc:AlternateContent>
        <mc:Choice Requires="wps">
          <w:drawing>
            <wp:anchor distT="0" distB="0" distL="114300" distR="114300" simplePos="0" relativeHeight="251721216" behindDoc="0" locked="0" layoutInCell="1" allowOverlap="1" wp14:anchorId="13ACCC6D" wp14:editId="13ACCC6E">
              <wp:simplePos x="0" y="0"/>
              <wp:positionH relativeFrom="column">
                <wp:posOffset>-301625</wp:posOffset>
              </wp:positionH>
              <wp:positionV relativeFrom="paragraph">
                <wp:posOffset>36830</wp:posOffset>
              </wp:positionV>
              <wp:extent cx="5816600" cy="370205"/>
              <wp:effectExtent l="0" t="0" r="0" b="0"/>
              <wp:wrapNone/>
              <wp:docPr id="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370205"/>
                      </a:xfrm>
                      <a:prstGeom prst="rect">
                        <a:avLst/>
                      </a:prstGeom>
                      <a:noFill/>
                      <a:ln w="9525">
                        <a:noFill/>
                        <a:miter lim="800000"/>
                        <a:headEnd/>
                        <a:tailEnd/>
                      </a:ln>
                    </wps:spPr>
                    <wps:txbx>
                      <w:txbxContent>
                        <w:p w:rsidR="000C4F9C" w:rsidRPr="00102A10" w:rsidRDefault="000C4F9C" w:rsidP="00650E6B">
                          <w:pPr>
                            <w:pStyle w:val="TableText"/>
                            <w:rPr>
                              <w:rFonts w:ascii="Calibri" w:hAnsi="Calibri" w:cs="Arial"/>
                              <w:b/>
                              <w:i/>
                              <w:caps/>
                              <w:color w:val="FF0000"/>
                              <w:sz w:val="18"/>
                            </w:rPr>
                          </w:pPr>
                          <w:r>
                            <w:rPr>
                              <w:rFonts w:ascii="Calibri" w:hAnsi="Calibri" w:cs="Arial"/>
                              <w:caps/>
                              <w:sz w:val="18"/>
                            </w:rPr>
                            <w:fldChar w:fldCharType="begin"/>
                          </w:r>
                          <w:r>
                            <w:rPr>
                              <w:rFonts w:ascii="Calibri" w:hAnsi="Calibri" w:cs="Arial"/>
                              <w:caps/>
                              <w:sz w:val="18"/>
                            </w:rPr>
                            <w:instrText xml:space="preserve"> FILENAME   \* MERGEFORMAT </w:instrText>
                          </w:r>
                          <w:r>
                            <w:rPr>
                              <w:rFonts w:ascii="Calibri" w:hAnsi="Calibri" w:cs="Arial"/>
                              <w:caps/>
                              <w:sz w:val="18"/>
                            </w:rPr>
                            <w:fldChar w:fldCharType="separate"/>
                          </w:r>
                          <w:r>
                            <w:rPr>
                              <w:rFonts w:ascii="Calibri" w:hAnsi="Calibri" w:cs="Arial"/>
                              <w:caps/>
                              <w:noProof/>
                              <w:sz w:val="18"/>
                            </w:rPr>
                            <w:t>Telkom_Internal Reporting Operations_BRS</w:t>
                          </w:r>
                          <w:r>
                            <w:rPr>
                              <w:rFonts w:ascii="Calibri" w:hAnsi="Calibri" w:cs="Arial"/>
                              <w:caps/>
                              <w:sz w:val="18"/>
                            </w:rPr>
                            <w:fldChar w:fldCharType="end"/>
                          </w:r>
                          <w:r w:rsidRPr="00102A10">
                            <w:rPr>
                              <w:rFonts w:ascii="Calibri" w:hAnsi="Calibri" w:cs="Arial"/>
                              <w:caps/>
                              <w:sz w:val="18"/>
                            </w:rPr>
                            <w:t xml:space="preserve"> </w:t>
                          </w:r>
                          <w:r w:rsidRPr="00102A10">
                            <w:rPr>
                              <w:rFonts w:ascii="Calibri" w:hAnsi="Calibri" w:cs="Arial"/>
                              <w:b/>
                              <w:i/>
                              <w:caps/>
                              <w:color w:val="FF0000"/>
                              <w:sz w:val="18"/>
                            </w:rPr>
                            <w:t>| CONFIDENTIAL</w:t>
                          </w:r>
                        </w:p>
                        <w:p w:rsidR="000C4F9C" w:rsidRPr="00102A10" w:rsidRDefault="000C4F9C" w:rsidP="00650E6B">
                          <w:pPr>
                            <w:autoSpaceDE w:val="0"/>
                            <w:autoSpaceDN w:val="0"/>
                            <w:adjustRightInd w:val="0"/>
                            <w:rPr>
                              <w:rFonts w:ascii="Calibri" w:hAnsi="Calibri" w:cs="MS Shell Dlg 2"/>
                              <w:sz w:val="6"/>
                              <w:szCs w:val="16"/>
                            </w:rPr>
                          </w:pPr>
                          <w:r w:rsidRPr="00102A10">
                            <w:rPr>
                              <w:rFonts w:ascii="Calibri" w:hAnsi="Calibri" w:cs="Arial"/>
                              <w:sz w:val="16"/>
                              <w:szCs w:val="26"/>
                            </w:rPr>
                            <w:t xml:space="preserve">© </w:t>
                          </w:r>
                          <w:r w:rsidRPr="00102A10">
                            <w:rPr>
                              <w:rFonts w:ascii="Calibri" w:hAnsi="Calibri" w:cs="Arial"/>
                              <w:color w:val="262626"/>
                              <w:sz w:val="18"/>
                              <w:szCs w:val="20"/>
                            </w:rPr>
                            <w:t xml:space="preserve">Barloworld </w:t>
                          </w:r>
                          <w:r>
                            <w:rPr>
                              <w:rFonts w:ascii="Calibri" w:hAnsi="Calibri" w:cs="Arial"/>
                              <w:color w:val="262626"/>
                              <w:sz w:val="18"/>
                              <w:szCs w:val="20"/>
                            </w:rPr>
                            <w:t>L</w:t>
                          </w:r>
                          <w:r w:rsidRPr="00102A10">
                            <w:rPr>
                              <w:rFonts w:ascii="Calibri" w:hAnsi="Calibri" w:cs="Arial"/>
                              <w:color w:val="262626"/>
                              <w:sz w:val="18"/>
                              <w:szCs w:val="20"/>
                            </w:rPr>
                            <w:t>ogistics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ACCC6D" id="_x0000_t202" coordsize="21600,21600" o:spt="202" path="m,l,21600r21600,l21600,xe">
              <v:stroke joinstyle="miter"/>
              <v:path gradientshapeok="t" o:connecttype="rect"/>
            </v:shapetype>
            <v:shape id="_x0000_s1028" type="#_x0000_t202" style="position:absolute;margin-left:-23.75pt;margin-top:2.9pt;width:458pt;height:29.15pt;z-index:251721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" filled="f" stroked="f">
              <v:textbox style="mso-fit-shape-to-text:t">
                <w:txbxContent>
                  <w:p w:rsidR="000C4F9C" w:rsidRPr="00102A10" w:rsidRDefault="000C4F9C" w:rsidP="00650E6B">
                    <w:pPr>
                      <w:pStyle w:val="TableText"/>
                      <w:rPr>
                        <w:rFonts w:ascii="Calibri" w:hAnsi="Calibri" w:cs="Arial"/>
                        <w:b/>
                        <w:i/>
                        <w:caps/>
                        <w:color w:val="FF0000"/>
                        <w:sz w:val="18"/>
                      </w:rPr>
                    </w:pPr>
                    <w:r>
                      <w:rPr>
                        <w:rFonts w:ascii="Calibri" w:hAnsi="Calibri" w:cs="Arial"/>
                        <w:caps/>
                        <w:sz w:val="18"/>
                      </w:rPr>
                      <w:fldChar w:fldCharType="begin"/>
                    </w:r>
                    <w:r>
                      <w:rPr>
                        <w:rFonts w:ascii="Calibri" w:hAnsi="Calibri" w:cs="Arial"/>
                        <w:caps/>
                        <w:sz w:val="18"/>
                      </w:rPr>
                      <w:instrText xml:space="preserve"> FILENAME   \* MERGEFORMAT </w:instrText>
                    </w:r>
                    <w:r>
                      <w:rPr>
                        <w:rFonts w:ascii="Calibri" w:hAnsi="Calibri" w:cs="Arial"/>
                        <w:caps/>
                        <w:sz w:val="18"/>
                      </w:rPr>
                      <w:fldChar w:fldCharType="separate"/>
                    </w:r>
                    <w:r>
                      <w:rPr>
                        <w:rFonts w:ascii="Calibri" w:hAnsi="Calibri" w:cs="Arial"/>
                        <w:caps/>
                        <w:noProof/>
                        <w:sz w:val="18"/>
                      </w:rPr>
                      <w:t>Telkom_Internal Reporting Operations_BRS</w:t>
                    </w:r>
                    <w:r>
                      <w:rPr>
                        <w:rFonts w:ascii="Calibri" w:hAnsi="Calibri" w:cs="Arial"/>
                        <w:caps/>
                        <w:sz w:val="18"/>
                      </w:rPr>
                      <w:fldChar w:fldCharType="end"/>
                    </w:r>
                    <w:r w:rsidRPr="00102A10">
                      <w:rPr>
                        <w:rFonts w:ascii="Calibri" w:hAnsi="Calibri" w:cs="Arial"/>
                        <w:caps/>
                        <w:sz w:val="18"/>
                      </w:rPr>
                      <w:t xml:space="preserve"> </w:t>
                    </w:r>
                    <w:r w:rsidRPr="00102A10">
                      <w:rPr>
                        <w:rFonts w:ascii="Calibri" w:hAnsi="Calibri" w:cs="Arial"/>
                        <w:b/>
                        <w:i/>
                        <w:caps/>
                        <w:color w:val="FF0000"/>
                        <w:sz w:val="18"/>
                      </w:rPr>
                      <w:t>| CONFIDENTIAL</w:t>
                    </w:r>
                  </w:p>
                  <w:p w:rsidR="000C4F9C" w:rsidRPr="00102A10" w:rsidRDefault="000C4F9C" w:rsidP="00650E6B">
                    <w:pPr>
                      <w:autoSpaceDE w:val="0"/>
                      <w:autoSpaceDN w:val="0"/>
                      <w:adjustRightInd w:val="0"/>
                      <w:rPr>
                        <w:rFonts w:ascii="Calibri" w:hAnsi="Calibri" w:cs="MS Shell Dlg 2"/>
                        <w:sz w:val="6"/>
                        <w:szCs w:val="16"/>
                      </w:rPr>
                    </w:pPr>
                    <w:r w:rsidRPr="00102A10">
                      <w:rPr>
                        <w:rFonts w:ascii="Calibri" w:hAnsi="Calibri" w:cs="Arial"/>
                        <w:sz w:val="16"/>
                        <w:szCs w:val="26"/>
                      </w:rPr>
                      <w:t xml:space="preserve">© </w:t>
                    </w:r>
                    <w:r w:rsidRPr="00102A10">
                      <w:rPr>
                        <w:rFonts w:ascii="Calibri" w:hAnsi="Calibri" w:cs="Arial"/>
                        <w:color w:val="262626"/>
                        <w:sz w:val="18"/>
                        <w:szCs w:val="20"/>
                      </w:rPr>
                      <w:t xml:space="preserve">Barloworld </w:t>
                    </w:r>
                    <w:r>
                      <w:rPr>
                        <w:rFonts w:ascii="Calibri" w:hAnsi="Calibri" w:cs="Arial"/>
                        <w:color w:val="262626"/>
                        <w:sz w:val="18"/>
                        <w:szCs w:val="20"/>
                      </w:rPr>
                      <w:t>L</w:t>
                    </w:r>
                    <w:r w:rsidRPr="00102A10">
                      <w:rPr>
                        <w:rFonts w:ascii="Calibri" w:hAnsi="Calibri" w:cs="Arial"/>
                        <w:color w:val="262626"/>
                        <w:sz w:val="18"/>
                        <w:szCs w:val="20"/>
                      </w:rPr>
                      <w:t>ogistics</w:t>
                    </w:r>
                  </w:p>
                </w:txbxContent>
              </v:textbox>
            </v:shape>
          </w:pict>
        </mc:Fallback>
      </mc:AlternateContent>
    </w:r>
    <w:r w:rsidRPr="00650E6B">
      <w:rPr>
        <w:noProof/>
        <w:lang w:val="en-GB" w:eastAsia="en-GB"/>
      </w:rPr>
      <mc:AlternateContent>
        <mc:Choice Requires="wps">
          <w:drawing>
            <wp:anchor distT="0" distB="0" distL="114300" distR="114300" simplePos="0" relativeHeight="251722240" behindDoc="0" locked="0" layoutInCell="1" allowOverlap="1" wp14:anchorId="13ACCC6F" wp14:editId="13ACCC70">
              <wp:simplePos x="0" y="0"/>
              <wp:positionH relativeFrom="column">
                <wp:posOffset>5744845</wp:posOffset>
              </wp:positionH>
              <wp:positionV relativeFrom="paragraph">
                <wp:posOffset>157480</wp:posOffset>
              </wp:positionV>
              <wp:extent cx="1207135" cy="277495"/>
              <wp:effectExtent l="0" t="0" r="0" b="0"/>
              <wp:wrapNone/>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13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C4F9C" w:rsidRPr="00EB525D" w:rsidRDefault="000C4F9C" w:rsidP="00650E6B">
                          <w:pPr>
                            <w:jc w:val="right"/>
                            <w:rPr>
                              <w:rFonts w:ascii="Calibri" w:hAnsi="Calibri"/>
                            </w:rPr>
                          </w:pPr>
                          <w:r w:rsidRPr="00EB525D">
                            <w:rPr>
                              <w:rFonts w:ascii="Calibri" w:hAnsi="Calibri"/>
                              <w:color w:val="808080"/>
                              <w:spacing w:val="60"/>
                            </w:rPr>
                            <w:t>Page</w:t>
                          </w:r>
                          <w:r w:rsidRPr="00EB525D">
                            <w:rPr>
                              <w:rFonts w:ascii="Calibri" w:hAnsi="Calibri"/>
                            </w:rPr>
                            <w:t xml:space="preserve"> </w:t>
                          </w:r>
                          <w:r w:rsidRPr="005D3B8C">
                            <w:rPr>
                              <w:rFonts w:ascii="Calibri" w:hAnsi="Calibri"/>
                              <w:color w:val="0053A2"/>
                            </w:rPr>
                            <w:t>|</w:t>
                          </w:r>
                          <w:r w:rsidRPr="00EB525D">
                            <w:rPr>
                              <w:rFonts w:ascii="Calibri" w:hAnsi="Calibri"/>
                            </w:rPr>
                            <w:t xml:space="preserve"> </w:t>
                          </w:r>
                          <w:r w:rsidRPr="00EB525D">
                            <w:rPr>
                              <w:rFonts w:ascii="Calibri" w:hAnsi="Calibri"/>
                            </w:rPr>
                            <w:fldChar w:fldCharType="begin"/>
                          </w:r>
                          <w:r w:rsidRPr="00EB525D">
                            <w:rPr>
                              <w:rFonts w:ascii="Calibri" w:hAnsi="Calibri"/>
                            </w:rPr>
                            <w:instrText xml:space="preserve"> PAGE   \* MERGEFORMAT </w:instrText>
                          </w:r>
                          <w:r w:rsidRPr="00EB525D">
                            <w:rPr>
                              <w:rFonts w:ascii="Calibri" w:hAnsi="Calibri"/>
                            </w:rPr>
                            <w:fldChar w:fldCharType="separate"/>
                          </w:r>
                          <w:r w:rsidR="00395B06" w:rsidRPr="00395B06">
                            <w:rPr>
                              <w:rFonts w:ascii="Calibri" w:hAnsi="Calibri"/>
                              <w:b/>
                              <w:bCs/>
                              <w:noProof/>
                            </w:rPr>
                            <w:t>11</w:t>
                          </w:r>
                          <w:r w:rsidRPr="00EB525D">
                            <w:rPr>
                              <w:rFonts w:ascii="Calibri" w:hAnsi="Calibri"/>
                              <w:b/>
                              <w:bCs/>
                              <w:noProof/>
                            </w:rPr>
                            <w:fldChar w:fldCharType="end"/>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3ACCC6F" id="_x0000_s1029" type="#_x0000_t202" style="position:absolute;margin-left:452.35pt;margin-top:12.4pt;width:95.05pt;height:21.85pt;z-index:251722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JK9uAIAAME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" filled="f" stroked="f">
              <v:textbox style="mso-fit-shape-to-text:t">
                <w:txbxContent>
                  <w:p w:rsidR="000C4F9C" w:rsidRPr="00EB525D" w:rsidRDefault="000C4F9C" w:rsidP="00650E6B">
                    <w:pPr>
                      <w:jc w:val="right"/>
                      <w:rPr>
                        <w:rFonts w:ascii="Calibri" w:hAnsi="Calibri"/>
                      </w:rPr>
                    </w:pPr>
                    <w:r w:rsidRPr="00EB525D">
                      <w:rPr>
                        <w:rFonts w:ascii="Calibri" w:hAnsi="Calibri"/>
                        <w:color w:val="808080"/>
                        <w:spacing w:val="60"/>
                      </w:rPr>
                      <w:t>Page</w:t>
                    </w:r>
                    <w:r w:rsidRPr="00EB525D">
                      <w:rPr>
                        <w:rFonts w:ascii="Calibri" w:hAnsi="Calibri"/>
                      </w:rPr>
                      <w:t xml:space="preserve"> </w:t>
                    </w:r>
                    <w:r w:rsidRPr="005D3B8C">
                      <w:rPr>
                        <w:rFonts w:ascii="Calibri" w:hAnsi="Calibri"/>
                        <w:color w:val="0053A2"/>
                      </w:rPr>
                      <w:t>|</w:t>
                    </w:r>
                    <w:r w:rsidRPr="00EB525D">
                      <w:rPr>
                        <w:rFonts w:ascii="Calibri" w:hAnsi="Calibri"/>
                      </w:rPr>
                      <w:t xml:space="preserve"> </w:t>
                    </w:r>
                    <w:r w:rsidRPr="00EB525D">
                      <w:rPr>
                        <w:rFonts w:ascii="Calibri" w:hAnsi="Calibri"/>
                      </w:rPr>
                      <w:fldChar w:fldCharType="begin"/>
                    </w:r>
                    <w:r w:rsidRPr="00EB525D">
                      <w:rPr>
                        <w:rFonts w:ascii="Calibri" w:hAnsi="Calibri"/>
                      </w:rPr>
                      <w:instrText xml:space="preserve"> PAGE   \* MERGEFORMAT </w:instrText>
                    </w:r>
                    <w:r w:rsidRPr="00EB525D">
                      <w:rPr>
                        <w:rFonts w:ascii="Calibri" w:hAnsi="Calibri"/>
                      </w:rPr>
                      <w:fldChar w:fldCharType="separate"/>
                    </w:r>
                    <w:r w:rsidR="00395B06" w:rsidRPr="00395B06">
                      <w:rPr>
                        <w:rFonts w:ascii="Calibri" w:hAnsi="Calibri"/>
                        <w:b/>
                        <w:bCs/>
                        <w:noProof/>
                      </w:rPr>
                      <w:t>11</w:t>
                    </w:r>
                    <w:r w:rsidRPr="00EB525D">
                      <w:rPr>
                        <w:rFonts w:ascii="Calibri" w:hAnsi="Calibri"/>
                        <w:b/>
                        <w:bCs/>
                        <w:noProof/>
                      </w:rPr>
                      <w:fldChar w:fldCharType="end"/>
                    </w:r>
                  </w:p>
                </w:txbxContent>
              </v:textbox>
            </v:shape>
          </w:pict>
        </mc:Fallback>
      </mc:AlternateContent>
    </w:r>
    <w:r w:rsidRPr="00650E6B">
      <w:rPr>
        <w:noProof/>
        <w:lang w:val="en-GB" w:eastAsia="en-GB"/>
      </w:rPr>
      <w:drawing>
        <wp:anchor distT="0" distB="0" distL="114300" distR="114300" simplePos="0" relativeHeight="251723264" behindDoc="1" locked="0" layoutInCell="1" allowOverlap="1" wp14:anchorId="13ACCC71" wp14:editId="13ACCC72">
          <wp:simplePos x="0" y="0"/>
          <wp:positionH relativeFrom="column">
            <wp:posOffset>-511810</wp:posOffset>
          </wp:positionH>
          <wp:positionV relativeFrom="paragraph">
            <wp:posOffset>-12890</wp:posOffset>
          </wp:positionV>
          <wp:extent cx="7797800" cy="215265"/>
          <wp:effectExtent l="0" t="0" r="0" b="0"/>
          <wp:wrapNone/>
          <wp:docPr id="67" name="Picture 298" descr="Description: Y:\Desktop\Projects\Scope Documentation Redesign\Graphics\HeaderShad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Description: Y:\Desktop\Projects\Scope Documentation Redesign\Graphics\HeaderShado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7800" cy="2152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C4F9C" w:rsidRDefault="000C4F9C">
    <w:pPr>
      <w:pStyle w:val="Footer"/>
    </w:pPr>
  </w:p>
  <w:p w:rsidR="000C4F9C" w:rsidRDefault="000C4F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014A" w:rsidRDefault="0078014A">
      <w:r>
        <w:separator/>
      </w:r>
    </w:p>
    <w:p w:rsidR="0078014A" w:rsidRDefault="0078014A"/>
  </w:footnote>
  <w:footnote w:type="continuationSeparator" w:id="0">
    <w:p w:rsidR="0078014A" w:rsidRDefault="0078014A">
      <w:r>
        <w:continuationSeparator/>
      </w:r>
    </w:p>
    <w:p w:rsidR="0078014A" w:rsidRDefault="0078014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F9C" w:rsidRDefault="000C4F9C" w:rsidP="00650E6B">
    <w:pPr>
      <w:pStyle w:val="Header"/>
    </w:pPr>
    <w:r w:rsidRPr="00B01415">
      <w:rPr>
        <w:noProof/>
        <w:lang w:val="en-GB" w:eastAsia="en-GB"/>
      </w:rPr>
      <mc:AlternateContent>
        <mc:Choice Requires="wps">
          <w:drawing>
            <wp:anchor distT="0" distB="0" distL="114300" distR="114300" simplePos="0" relativeHeight="251729408" behindDoc="0" locked="0" layoutInCell="1" allowOverlap="1" wp14:anchorId="13ACCC69" wp14:editId="6B06326B">
              <wp:simplePos x="0" y="0"/>
              <wp:positionH relativeFrom="column">
                <wp:posOffset>1242060</wp:posOffset>
              </wp:positionH>
              <wp:positionV relativeFrom="paragraph">
                <wp:posOffset>-214630</wp:posOffset>
              </wp:positionV>
              <wp:extent cx="4486275" cy="67437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275" cy="674370"/>
                      </a:xfrm>
                      <a:prstGeom prst="rect">
                        <a:avLst/>
                      </a:prstGeom>
                      <a:noFill/>
                      <a:ln w="9525">
                        <a:noFill/>
                        <a:miter lim="800000"/>
                        <a:headEnd/>
                        <a:tailEnd/>
                      </a:ln>
                    </wps:spPr>
                    <wps:txbx>
                      <w:txbxContent>
                        <w:sdt>
                          <w:sdtPr>
                            <w:rPr>
                              <w:rFonts w:cs="Arial"/>
                              <w:color w:val="0053A2"/>
                              <w:sz w:val="44"/>
                            </w:rPr>
                            <w:alias w:val="Title"/>
                            <w:tag w:val=""/>
                            <w:id w:val="129216687"/>
                            <w:dataBinding w:prefixMappings="xmlns:ns0='http://purl.org/dc/elements/1.1/' xmlns:ns1='http://schemas.openxmlformats.org/package/2006/metadata/core-properties' " w:xpath="/ns1:coreProperties[1]/ns0:title[1]" w:storeItemID="{6C3C8BC8-F283-45AE-878A-BAB7291924A1}"/>
                            <w:text/>
                          </w:sdtPr>
                          <w:sdtContent>
                            <w:p w:rsidR="000C4F9C" w:rsidRPr="00356630" w:rsidRDefault="000C4F9C" w:rsidP="009967C3">
                              <w:pPr>
                                <w:jc w:val="center"/>
                                <w:rPr>
                                  <w:rFonts w:cs="Arial"/>
                                  <w:color w:val="0053A2"/>
                                  <w:sz w:val="44"/>
                                </w:rPr>
                              </w:pPr>
                              <w:r>
                                <w:rPr>
                                  <w:rFonts w:cs="Arial"/>
                                  <w:color w:val="0053A2"/>
                                  <w:sz w:val="44"/>
                                  <w:lang w:val="en-ZA"/>
                                </w:rPr>
                                <w:t>Internal MMS Reporting BRS</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ACCC69" id="_x0000_t202" coordsize="21600,21600" o:spt="202" path="m,l,21600r21600,l21600,xe">
              <v:stroke joinstyle="miter"/>
              <v:path gradientshapeok="t" o:connecttype="rect"/>
            </v:shapetype>
            <v:shape id="Text Box 2" o:spid="_x0000_s1026" type="#_x0000_t202" style="position:absolute;margin-left:97.8pt;margin-top:-16.9pt;width:353.25pt;height:53.1pt;z-index:251729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" filled="f" stroked="f">
              <v:textbox style="mso-fit-shape-to-text:t">
                <w:txbxContent>
                  <w:sdt>
                    <w:sdtPr>
                      <w:rPr>
                        <w:rFonts w:cs="Arial"/>
                        <w:color w:val="0053A2"/>
                        <w:sz w:val="44"/>
                      </w:rPr>
                      <w:alias w:val="Title"/>
                      <w:tag w:val=""/>
                      <w:id w:val="129216687"/>
                      <w:dataBinding w:prefixMappings="xmlns:ns0='http://purl.org/dc/elements/1.1/' xmlns:ns1='http://schemas.openxmlformats.org/package/2006/metadata/core-properties' " w:xpath="/ns1:coreProperties[1]/ns0:title[1]" w:storeItemID="{6C3C8BC8-F283-45AE-878A-BAB7291924A1}"/>
                      <w:text/>
                    </w:sdtPr>
                    <w:sdtContent>
                      <w:p w:rsidR="000C4F9C" w:rsidRPr="00356630" w:rsidRDefault="000C4F9C" w:rsidP="009967C3">
                        <w:pPr>
                          <w:jc w:val="center"/>
                          <w:rPr>
                            <w:rFonts w:cs="Arial"/>
                            <w:color w:val="0053A2"/>
                            <w:sz w:val="44"/>
                          </w:rPr>
                        </w:pPr>
                        <w:r>
                          <w:rPr>
                            <w:rFonts w:cs="Arial"/>
                            <w:color w:val="0053A2"/>
                            <w:sz w:val="44"/>
                            <w:lang w:val="en-ZA"/>
                          </w:rPr>
                          <w:t>Internal MMS Reporting BRS</w:t>
                        </w:r>
                      </w:p>
                    </w:sdtContent>
                  </w:sdt>
                </w:txbxContent>
              </v:textbox>
            </v:shape>
          </w:pict>
        </mc:Fallback>
      </mc:AlternateContent>
    </w:r>
    <w:r w:rsidRPr="00650E6B">
      <w:rPr>
        <w:noProof/>
        <w:lang w:val="en-GB" w:eastAsia="en-GB"/>
      </w:rPr>
      <w:drawing>
        <wp:anchor distT="0" distB="0" distL="114300" distR="114300" simplePos="0" relativeHeight="251715072" behindDoc="1" locked="0" layoutInCell="1" allowOverlap="1" wp14:anchorId="13ACCC65" wp14:editId="13ACCC66">
          <wp:simplePos x="0" y="0"/>
          <wp:positionH relativeFrom="column">
            <wp:posOffset>5865495</wp:posOffset>
          </wp:positionH>
          <wp:positionV relativeFrom="paragraph">
            <wp:posOffset>-231775</wp:posOffset>
          </wp:positionV>
          <wp:extent cx="1123950" cy="428625"/>
          <wp:effectExtent l="0" t="0" r="0" b="0"/>
          <wp:wrapThrough wrapText="bothSides">
            <wp:wrapPolygon edited="0">
              <wp:start x="1098" y="2880"/>
              <wp:lineTo x="1098" y="5760"/>
              <wp:lineTo x="2197" y="18240"/>
              <wp:lineTo x="20136" y="18240"/>
              <wp:lineTo x="20868" y="9600"/>
              <wp:lineTo x="18671" y="6720"/>
              <wp:lineTo x="10617" y="2880"/>
              <wp:lineTo x="1098" y="2880"/>
            </wp:wrapPolygon>
          </wp:wrapThrough>
          <wp:docPr id="29" name="Picture 29" descr="https://upload.wikimedia.org/wikipedia/en/thumb/e/e4/TelkomSA.svg/640px-TelkomS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en/thumb/e/e4/TelkomSA.svg/640px-TelkomSA.sv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3950" cy="428625"/>
                  </a:xfrm>
                  <a:prstGeom prst="rect">
                    <a:avLst/>
                  </a:prstGeom>
                  <a:noFill/>
                  <a:ln>
                    <a:noFill/>
                  </a:ln>
                </pic:spPr>
              </pic:pic>
            </a:graphicData>
          </a:graphic>
        </wp:anchor>
      </w:drawing>
    </w:r>
    <w:r w:rsidRPr="00650E6B">
      <w:rPr>
        <w:noProof/>
        <w:lang w:val="en-GB" w:eastAsia="en-GB"/>
      </w:rPr>
      <w:drawing>
        <wp:anchor distT="0" distB="0" distL="114300" distR="114300" simplePos="0" relativeHeight="251713024" behindDoc="0" locked="0" layoutInCell="1" allowOverlap="1" wp14:anchorId="13ACCC67" wp14:editId="1749BBF3">
          <wp:simplePos x="0" y="0"/>
          <wp:positionH relativeFrom="column">
            <wp:posOffset>-276225</wp:posOffset>
          </wp:positionH>
          <wp:positionV relativeFrom="paragraph">
            <wp:posOffset>-224155</wp:posOffset>
          </wp:positionV>
          <wp:extent cx="1320800" cy="450850"/>
          <wp:effectExtent l="0" t="0" r="0" b="6350"/>
          <wp:wrapNone/>
          <wp:docPr id="26"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0800" cy="450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0E6B">
      <w:rPr>
        <w:noProof/>
        <w:lang w:val="en-GB" w:eastAsia="en-GB"/>
      </w:rPr>
      <w:drawing>
        <wp:anchor distT="0" distB="0" distL="114300" distR="114300" simplePos="0" relativeHeight="251712000" behindDoc="0" locked="0" layoutInCell="1" allowOverlap="1" wp14:anchorId="13ACCC6B" wp14:editId="13ACCC6C">
          <wp:simplePos x="0" y="0"/>
          <wp:positionH relativeFrom="column">
            <wp:posOffset>-521335</wp:posOffset>
          </wp:positionH>
          <wp:positionV relativeFrom="paragraph">
            <wp:posOffset>440690</wp:posOffset>
          </wp:positionV>
          <wp:extent cx="8268335" cy="199390"/>
          <wp:effectExtent l="0" t="0" r="0" b="0"/>
          <wp:wrapNone/>
          <wp:docPr id="28"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268335" cy="1993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C4F9C" w:rsidRDefault="000C4F9C" w:rsidP="00650E6B">
    <w:pPr>
      <w:pStyle w:val="Header"/>
    </w:pPr>
  </w:p>
  <w:p w:rsidR="000C4F9C" w:rsidRPr="00650E6B" w:rsidRDefault="000C4F9C" w:rsidP="00650E6B">
    <w:pPr>
      <w:pStyle w:val="Header"/>
    </w:pPr>
    <w:r>
      <w:rPr>
        <w:noProof/>
        <w:lang w:val="en-GB" w:eastAsia="en-GB"/>
      </w:rPr>
      <mc:AlternateContent>
        <mc:Choice Requires="wps">
          <w:drawing>
            <wp:anchor distT="0" distB="0" distL="114300" distR="114300" simplePos="0" relativeHeight="251730432" behindDoc="0" locked="0" layoutInCell="1" allowOverlap="1" wp14:anchorId="0E3F9C54" wp14:editId="09858ED8">
              <wp:simplePos x="0" y="0"/>
              <wp:positionH relativeFrom="column">
                <wp:posOffset>-138429</wp:posOffset>
              </wp:positionH>
              <wp:positionV relativeFrom="paragraph">
                <wp:posOffset>2776220</wp:posOffset>
              </wp:positionV>
              <wp:extent cx="6787977" cy="2152650"/>
              <wp:effectExtent l="0" t="1905000" r="0" b="1905000"/>
              <wp:wrapNone/>
              <wp:docPr id="1" name="Rectangle 1"/>
              <wp:cNvGraphicFramePr/>
              <a:graphic xmlns:a="http://schemas.openxmlformats.org/drawingml/2006/main">
                <a:graphicData uri="http://schemas.microsoft.com/office/word/2010/wordprocessingShape">
                  <wps:wsp>
                    <wps:cNvSpPr/>
                    <wps:spPr>
                      <a:xfrm rot="19124232">
                        <a:off x="0" y="0"/>
                        <a:ext cx="6787977" cy="21526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C4F9C" w:rsidRPr="00D84694" w:rsidRDefault="000C4F9C" w:rsidP="00D84694">
                          <w:pPr>
                            <w:jc w:val="center"/>
                            <w:rPr>
                              <w:color w:val="D9D9D9" w:themeColor="background1" w:themeShade="D9"/>
                              <w:sz w:val="240"/>
                            </w:rPr>
                          </w:pPr>
                          <w:r w:rsidRPr="00D84694">
                            <w:rPr>
                              <w:color w:val="D9D9D9" w:themeColor="background1" w:themeShade="D9"/>
                              <w:sz w:val="240"/>
                            </w:rPr>
                            <w:t>DRAFT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3F9C54" id="Rectangle 1" o:spid="_x0000_s1027" style="position:absolute;margin-left:-10.9pt;margin-top:218.6pt;width:534.5pt;height:169.5pt;rotation:-2704199fd;z-index:251730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" filled="f" stroked="f" strokeweight="2pt">
              <v:textbox>
                <w:txbxContent>
                  <w:p w:rsidR="000C4F9C" w:rsidRPr="00D84694" w:rsidRDefault="000C4F9C" w:rsidP="00D84694">
                    <w:pPr>
                      <w:jc w:val="center"/>
                      <w:rPr>
                        <w:color w:val="D9D9D9" w:themeColor="background1" w:themeShade="D9"/>
                        <w:sz w:val="240"/>
                      </w:rPr>
                    </w:pPr>
                    <w:r w:rsidRPr="00D84694">
                      <w:rPr>
                        <w:color w:val="D9D9D9" w:themeColor="background1" w:themeShade="D9"/>
                        <w:sz w:val="240"/>
                      </w:rPr>
                      <w:t>DRAFT</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D6D57"/>
    <w:multiLevelType w:val="hybridMultilevel"/>
    <w:tmpl w:val="FE66173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1E9667C"/>
    <w:multiLevelType w:val="hybridMultilevel"/>
    <w:tmpl w:val="F0F2151C"/>
    <w:lvl w:ilvl="0" w:tplc="08090001">
      <w:start w:val="1"/>
      <w:numFmt w:val="bullet"/>
      <w:lvlText w:val=""/>
      <w:lvlJc w:val="left"/>
      <w:pPr>
        <w:ind w:left="360" w:hanging="360"/>
      </w:pPr>
      <w:rPr>
        <w:rFonts w:ascii="Symbol" w:hAnsi="Symbol" w:hint="default"/>
      </w:rPr>
    </w:lvl>
    <w:lvl w:ilvl="1" w:tplc="1C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167E86"/>
    <w:multiLevelType w:val="hybridMultilevel"/>
    <w:tmpl w:val="554A5F36"/>
    <w:lvl w:ilvl="0" w:tplc="DCDA3066">
      <w:start w:val="1"/>
      <w:numFmt w:val="bullet"/>
      <w:pStyle w:val="UNIsubparagraphbullets"/>
      <w:lvlText w:val=""/>
      <w:lvlJc w:val="left"/>
      <w:pPr>
        <w:tabs>
          <w:tab w:val="num" w:pos="2495"/>
        </w:tabs>
        <w:ind w:left="2495"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33362B"/>
    <w:multiLevelType w:val="hybridMultilevel"/>
    <w:tmpl w:val="8E3CF666"/>
    <w:lvl w:ilvl="0" w:tplc="08090001">
      <w:start w:val="1"/>
      <w:numFmt w:val="bullet"/>
      <w:lvlText w:val=""/>
      <w:lvlJc w:val="left"/>
      <w:pPr>
        <w:ind w:left="360" w:hanging="360"/>
      </w:pPr>
      <w:rPr>
        <w:rFonts w:ascii="Symbol" w:hAnsi="Symbol"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3C0B6C"/>
    <w:multiLevelType w:val="hybridMultilevel"/>
    <w:tmpl w:val="C2666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8B546F"/>
    <w:multiLevelType w:val="hybridMultilevel"/>
    <w:tmpl w:val="F990B86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D620F56"/>
    <w:multiLevelType w:val="hybridMultilevel"/>
    <w:tmpl w:val="08669BB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E520BF7"/>
    <w:multiLevelType w:val="multilevel"/>
    <w:tmpl w:val="7686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F440E3"/>
    <w:multiLevelType w:val="hybridMultilevel"/>
    <w:tmpl w:val="1F70818C"/>
    <w:lvl w:ilvl="0" w:tplc="08090001">
      <w:start w:val="1"/>
      <w:numFmt w:val="bullet"/>
      <w:lvlText w:val=""/>
      <w:lvlJc w:val="left"/>
      <w:pPr>
        <w:ind w:left="360" w:hanging="360"/>
      </w:pPr>
      <w:rPr>
        <w:rFonts w:ascii="Symbol" w:hAnsi="Symbol"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55C213D"/>
    <w:multiLevelType w:val="hybridMultilevel"/>
    <w:tmpl w:val="9DE2584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6CE004D"/>
    <w:multiLevelType w:val="hybridMultilevel"/>
    <w:tmpl w:val="A4780680"/>
    <w:lvl w:ilvl="0" w:tplc="0C2E9712">
      <w:start w:val="1"/>
      <w:numFmt w:val="bullet"/>
      <w:pStyle w:val="UNImainsectionbullets"/>
      <w:lvlText w:val=""/>
      <w:lvlJc w:val="left"/>
      <w:pPr>
        <w:tabs>
          <w:tab w:val="num" w:pos="964"/>
        </w:tabs>
        <w:ind w:left="96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F44CDE"/>
    <w:multiLevelType w:val="hybridMultilevel"/>
    <w:tmpl w:val="71C044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B2C2958"/>
    <w:multiLevelType w:val="hybridMultilevel"/>
    <w:tmpl w:val="89748C72"/>
    <w:lvl w:ilvl="0" w:tplc="08090001">
      <w:start w:val="1"/>
      <w:numFmt w:val="bullet"/>
      <w:lvlText w:val=""/>
      <w:lvlJc w:val="left"/>
      <w:pPr>
        <w:ind w:left="360" w:hanging="360"/>
      </w:pPr>
      <w:rPr>
        <w:rFonts w:ascii="Symbol" w:hAnsi="Symbol" w:hint="default"/>
      </w:rPr>
    </w:lvl>
    <w:lvl w:ilvl="1" w:tplc="1C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FA2431A"/>
    <w:multiLevelType w:val="multilevel"/>
    <w:tmpl w:val="39D61E7A"/>
    <w:lvl w:ilvl="0">
      <w:start w:val="1"/>
      <w:numFmt w:val="decimal"/>
      <w:pStyle w:val="BWLnumberedlisttoplevel"/>
      <w:lvlText w:val="%1)"/>
      <w:lvlJc w:val="left"/>
      <w:pPr>
        <w:tabs>
          <w:tab w:val="num" w:pos="360"/>
        </w:tabs>
        <w:ind w:left="1474" w:hanging="907"/>
      </w:pPr>
      <w:rPr>
        <w:rFonts w:hint="default"/>
      </w:rPr>
    </w:lvl>
    <w:lvl w:ilvl="1">
      <w:start w:val="1"/>
      <w:numFmt w:val="decimal"/>
      <w:pStyle w:val="BWLnumberedlistsecondlevel"/>
      <w:lvlText w:val="%2.1.)"/>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7CA23D6"/>
    <w:multiLevelType w:val="hybridMultilevel"/>
    <w:tmpl w:val="7DD009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2CA916F9"/>
    <w:multiLevelType w:val="hybridMultilevel"/>
    <w:tmpl w:val="0A94220C"/>
    <w:lvl w:ilvl="0" w:tplc="08090001">
      <w:start w:val="1"/>
      <w:numFmt w:val="bullet"/>
      <w:lvlText w:val=""/>
      <w:lvlJc w:val="left"/>
      <w:pPr>
        <w:ind w:left="360" w:hanging="360"/>
      </w:pPr>
      <w:rPr>
        <w:rFonts w:ascii="Symbol" w:hAnsi="Symbol"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47C3BFC"/>
    <w:multiLevelType w:val="hybridMultilevel"/>
    <w:tmpl w:val="C24C5E20"/>
    <w:lvl w:ilvl="0" w:tplc="B3042B46">
      <w:start w:val="1"/>
      <w:numFmt w:val="bullet"/>
      <w:pStyle w:val="BWLmainparagraphbullets"/>
      <w:lvlText w:val=""/>
      <w:lvlJc w:val="left"/>
      <w:pPr>
        <w:tabs>
          <w:tab w:val="num" w:pos="1361"/>
        </w:tabs>
        <w:ind w:left="1418"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9F1DE5"/>
    <w:multiLevelType w:val="hybridMultilevel"/>
    <w:tmpl w:val="23FA9716"/>
    <w:lvl w:ilvl="0" w:tplc="9800C1E6">
      <w:start w:val="1"/>
      <w:numFmt w:val="bullet"/>
      <w:lvlText w:val=""/>
      <w:lvlJc w:val="left"/>
      <w:pPr>
        <w:ind w:left="36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86D6118"/>
    <w:multiLevelType w:val="hybridMultilevel"/>
    <w:tmpl w:val="2D965630"/>
    <w:lvl w:ilvl="0" w:tplc="08090001">
      <w:start w:val="1"/>
      <w:numFmt w:val="bullet"/>
      <w:lvlText w:val=""/>
      <w:lvlJc w:val="left"/>
      <w:pPr>
        <w:ind w:left="360" w:hanging="360"/>
      </w:pPr>
      <w:rPr>
        <w:rFonts w:ascii="Symbol" w:hAnsi="Symbol"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D3A13C0"/>
    <w:multiLevelType w:val="hybridMultilevel"/>
    <w:tmpl w:val="08669BB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EF619E3"/>
    <w:multiLevelType w:val="hybridMultilevel"/>
    <w:tmpl w:val="B3D44D6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06765AF"/>
    <w:multiLevelType w:val="hybridMultilevel"/>
    <w:tmpl w:val="87868094"/>
    <w:lvl w:ilvl="0" w:tplc="08090001">
      <w:start w:val="1"/>
      <w:numFmt w:val="bullet"/>
      <w:lvlText w:val=""/>
      <w:lvlJc w:val="left"/>
      <w:pPr>
        <w:ind w:left="360" w:hanging="360"/>
      </w:pPr>
      <w:rPr>
        <w:rFonts w:ascii="Symbol" w:hAnsi="Symbol" w:hint="default"/>
      </w:rPr>
    </w:lvl>
    <w:lvl w:ilvl="1" w:tplc="1C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78A4A8A"/>
    <w:multiLevelType w:val="multilevel"/>
    <w:tmpl w:val="747E690A"/>
    <w:lvl w:ilvl="0">
      <w:start w:val="1"/>
      <w:numFmt w:val="decimal"/>
      <w:pStyle w:val="UNImainsectionheading"/>
      <w:lvlText w:val="%1"/>
      <w:lvlJc w:val="left"/>
      <w:pPr>
        <w:tabs>
          <w:tab w:val="num" w:pos="432"/>
        </w:tabs>
        <w:ind w:left="432" w:hanging="432"/>
      </w:pPr>
      <w:rPr>
        <w:rFonts w:hint="default"/>
      </w:rPr>
    </w:lvl>
    <w:lvl w:ilvl="1">
      <w:start w:val="1"/>
      <w:numFmt w:val="decimal"/>
      <w:pStyle w:val="UNImainparagraphheading"/>
      <w:lvlText w:val="%1.%2"/>
      <w:lvlJc w:val="left"/>
      <w:pPr>
        <w:tabs>
          <w:tab w:val="num" w:pos="624"/>
        </w:tabs>
        <w:ind w:left="1814" w:hanging="1644"/>
      </w:pPr>
      <w:rPr>
        <w:rFonts w:hint="default"/>
      </w:rPr>
    </w:lvl>
    <w:lvl w:ilvl="2">
      <w:start w:val="1"/>
      <w:numFmt w:val="decimal"/>
      <w:pStyle w:val="UNIsubparagraphheading"/>
      <w:lvlText w:val="%1.%2.%3"/>
      <w:lvlJc w:val="left"/>
      <w:pPr>
        <w:tabs>
          <w:tab w:val="num" w:pos="720"/>
        </w:tabs>
        <w:ind w:left="720" w:hanging="21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9451F4D"/>
    <w:multiLevelType w:val="hybridMultilevel"/>
    <w:tmpl w:val="3058261E"/>
    <w:lvl w:ilvl="0" w:tplc="9800C1E6">
      <w:start w:val="1"/>
      <w:numFmt w:val="bullet"/>
      <w:lvlText w:val=""/>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9951E64"/>
    <w:multiLevelType w:val="hybridMultilevel"/>
    <w:tmpl w:val="7DD009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F0700B5"/>
    <w:multiLevelType w:val="multilevel"/>
    <w:tmpl w:val="DD161C8C"/>
    <w:lvl w:ilvl="0">
      <w:start w:val="1"/>
      <w:numFmt w:val="decimal"/>
      <w:pStyle w:val="BWLMainsectionheading"/>
      <w:lvlText w:val="%1."/>
      <w:lvlJc w:val="left"/>
      <w:pPr>
        <w:tabs>
          <w:tab w:val="num" w:pos="284"/>
        </w:tabs>
        <w:ind w:left="360" w:hanging="360"/>
      </w:pPr>
      <w:rPr>
        <w:rFonts w:hint="default"/>
      </w:rPr>
    </w:lvl>
    <w:lvl w:ilvl="1">
      <w:start w:val="1"/>
      <w:numFmt w:val="decimal"/>
      <w:pStyle w:val="BWLMainparagraphheading"/>
      <w:lvlText w:val="%1.%2."/>
      <w:lvlJc w:val="left"/>
      <w:pPr>
        <w:tabs>
          <w:tab w:val="num" w:pos="397"/>
        </w:tabs>
        <w:ind w:left="792" w:hanging="432"/>
      </w:pPr>
      <w:rPr>
        <w:rFonts w:hint="default"/>
      </w:rPr>
    </w:lvl>
    <w:lvl w:ilvl="2">
      <w:start w:val="1"/>
      <w:numFmt w:val="decimal"/>
      <w:pStyle w:val="BWLSubparagraphheading"/>
      <w:lvlText w:val="%1.%2.%3."/>
      <w:lvlJc w:val="left"/>
      <w:pPr>
        <w:tabs>
          <w:tab w:val="num" w:pos="72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53B170B1"/>
    <w:multiLevelType w:val="multilevel"/>
    <w:tmpl w:val="AFC48CE0"/>
    <w:lvl w:ilvl="0">
      <w:start w:val="1"/>
      <w:numFmt w:val="decimal"/>
      <w:pStyle w:val="BWLBRSmainsection"/>
      <w:lvlText w:val="%1"/>
      <w:lvlJc w:val="left"/>
      <w:pPr>
        <w:tabs>
          <w:tab w:val="num" w:pos="0"/>
        </w:tabs>
        <w:ind w:left="432" w:hanging="432"/>
      </w:pPr>
      <w:rPr>
        <w:rFonts w:hint="default"/>
      </w:rPr>
    </w:lvl>
    <w:lvl w:ilvl="1">
      <w:start w:val="1"/>
      <w:numFmt w:val="decimal"/>
      <w:pStyle w:val="BWLBRSmainparagraph"/>
      <w:lvlText w:val="%1.%2"/>
      <w:lvlJc w:val="left"/>
      <w:pPr>
        <w:tabs>
          <w:tab w:val="num" w:pos="170"/>
        </w:tabs>
        <w:ind w:left="1814" w:hanging="1644"/>
      </w:pPr>
      <w:rPr>
        <w:rFonts w:hint="default"/>
      </w:rPr>
    </w:lvl>
    <w:lvl w:ilvl="2">
      <w:start w:val="1"/>
      <w:numFmt w:val="decimal"/>
      <w:pStyle w:val="BWLBRSsub-paragraph"/>
      <w:lvlText w:val="%1.%2.%3"/>
      <w:lvlJc w:val="left"/>
      <w:pPr>
        <w:tabs>
          <w:tab w:val="num" w:pos="510"/>
        </w:tabs>
        <w:ind w:left="2722" w:hanging="2212"/>
      </w:pPr>
      <w:rPr>
        <w:rFonts w:hint="default"/>
      </w:rPr>
    </w:lvl>
    <w:lvl w:ilvl="3">
      <w:start w:val="1"/>
      <w:numFmt w:val="decimal"/>
      <w:pStyle w:val="BWLBRSthirdlevelparagraph"/>
      <w:lvlText w:val="%1.%2.%3.%4"/>
      <w:lvlJc w:val="left"/>
      <w:pPr>
        <w:tabs>
          <w:tab w:val="num" w:pos="1588"/>
        </w:tabs>
        <w:ind w:left="4649" w:hanging="306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7180092"/>
    <w:multiLevelType w:val="hybridMultilevel"/>
    <w:tmpl w:val="7DD009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9585E79"/>
    <w:multiLevelType w:val="hybridMultilevel"/>
    <w:tmpl w:val="F64458F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97F20FC"/>
    <w:multiLevelType w:val="hybridMultilevel"/>
    <w:tmpl w:val="B212FA02"/>
    <w:lvl w:ilvl="0" w:tplc="D2C2FF3E">
      <w:start w:val="1"/>
      <w:numFmt w:val="bullet"/>
      <w:pStyle w:val="BWLBRSsubparagraphfirstlevelbullets"/>
      <w:lvlText w:val=""/>
      <w:lvlJc w:val="left"/>
      <w:pPr>
        <w:tabs>
          <w:tab w:val="num" w:pos="737"/>
        </w:tabs>
        <w:ind w:left="2041"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AD6A1D"/>
    <w:multiLevelType w:val="hybridMultilevel"/>
    <w:tmpl w:val="526A2742"/>
    <w:lvl w:ilvl="0" w:tplc="96142420">
      <w:start w:val="1"/>
      <w:numFmt w:val="bullet"/>
      <w:pStyle w:val="BWLBRSmainsectioninformatio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A26204"/>
    <w:multiLevelType w:val="hybridMultilevel"/>
    <w:tmpl w:val="DF06AA7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1775E28"/>
    <w:multiLevelType w:val="hybridMultilevel"/>
    <w:tmpl w:val="F4E6B63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1B939EB"/>
    <w:multiLevelType w:val="hybridMultilevel"/>
    <w:tmpl w:val="47BA1372"/>
    <w:lvl w:ilvl="0" w:tplc="13E0DB78">
      <w:start w:val="1"/>
      <w:numFmt w:val="bullet"/>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2404"/>
        </w:tabs>
        <w:ind w:left="2404" w:hanging="360"/>
      </w:pPr>
      <w:rPr>
        <w:rFonts w:ascii="Courier New" w:hAnsi="Courier New" w:cs="Courier New" w:hint="default"/>
      </w:rPr>
    </w:lvl>
    <w:lvl w:ilvl="2" w:tplc="36084C9E">
      <w:start w:val="1"/>
      <w:numFmt w:val="bullet"/>
      <w:pStyle w:val="UNImainparagraphbullets"/>
      <w:lvlText w:val=""/>
      <w:lvlJc w:val="left"/>
      <w:pPr>
        <w:tabs>
          <w:tab w:val="num" w:pos="3124"/>
        </w:tabs>
        <w:ind w:left="3124" w:hanging="360"/>
      </w:pPr>
      <w:rPr>
        <w:rFonts w:ascii="Wingdings" w:hAnsi="Wingdings" w:hint="default"/>
      </w:rPr>
    </w:lvl>
    <w:lvl w:ilvl="3" w:tplc="04090001" w:tentative="1">
      <w:start w:val="1"/>
      <w:numFmt w:val="bullet"/>
      <w:lvlText w:val=""/>
      <w:lvlJc w:val="left"/>
      <w:pPr>
        <w:tabs>
          <w:tab w:val="num" w:pos="3844"/>
        </w:tabs>
        <w:ind w:left="3844" w:hanging="360"/>
      </w:pPr>
      <w:rPr>
        <w:rFonts w:ascii="Symbol" w:hAnsi="Symbol" w:hint="default"/>
      </w:rPr>
    </w:lvl>
    <w:lvl w:ilvl="4" w:tplc="04090003" w:tentative="1">
      <w:start w:val="1"/>
      <w:numFmt w:val="bullet"/>
      <w:lvlText w:val="o"/>
      <w:lvlJc w:val="left"/>
      <w:pPr>
        <w:tabs>
          <w:tab w:val="num" w:pos="4564"/>
        </w:tabs>
        <w:ind w:left="4564" w:hanging="360"/>
      </w:pPr>
      <w:rPr>
        <w:rFonts w:ascii="Courier New" w:hAnsi="Courier New" w:cs="Courier New" w:hint="default"/>
      </w:rPr>
    </w:lvl>
    <w:lvl w:ilvl="5" w:tplc="04090005" w:tentative="1">
      <w:start w:val="1"/>
      <w:numFmt w:val="bullet"/>
      <w:lvlText w:val=""/>
      <w:lvlJc w:val="left"/>
      <w:pPr>
        <w:tabs>
          <w:tab w:val="num" w:pos="5284"/>
        </w:tabs>
        <w:ind w:left="5284" w:hanging="360"/>
      </w:pPr>
      <w:rPr>
        <w:rFonts w:ascii="Wingdings" w:hAnsi="Wingdings" w:hint="default"/>
      </w:rPr>
    </w:lvl>
    <w:lvl w:ilvl="6" w:tplc="04090001" w:tentative="1">
      <w:start w:val="1"/>
      <w:numFmt w:val="bullet"/>
      <w:lvlText w:val=""/>
      <w:lvlJc w:val="left"/>
      <w:pPr>
        <w:tabs>
          <w:tab w:val="num" w:pos="6004"/>
        </w:tabs>
        <w:ind w:left="6004" w:hanging="360"/>
      </w:pPr>
      <w:rPr>
        <w:rFonts w:ascii="Symbol" w:hAnsi="Symbol" w:hint="default"/>
      </w:rPr>
    </w:lvl>
    <w:lvl w:ilvl="7" w:tplc="04090003" w:tentative="1">
      <w:start w:val="1"/>
      <w:numFmt w:val="bullet"/>
      <w:lvlText w:val="o"/>
      <w:lvlJc w:val="left"/>
      <w:pPr>
        <w:tabs>
          <w:tab w:val="num" w:pos="6724"/>
        </w:tabs>
        <w:ind w:left="6724" w:hanging="360"/>
      </w:pPr>
      <w:rPr>
        <w:rFonts w:ascii="Courier New" w:hAnsi="Courier New" w:cs="Courier New" w:hint="default"/>
      </w:rPr>
    </w:lvl>
    <w:lvl w:ilvl="8" w:tplc="04090005" w:tentative="1">
      <w:start w:val="1"/>
      <w:numFmt w:val="bullet"/>
      <w:lvlText w:val=""/>
      <w:lvlJc w:val="left"/>
      <w:pPr>
        <w:tabs>
          <w:tab w:val="num" w:pos="7444"/>
        </w:tabs>
        <w:ind w:left="7444" w:hanging="360"/>
      </w:pPr>
      <w:rPr>
        <w:rFonts w:ascii="Wingdings" w:hAnsi="Wingdings" w:hint="default"/>
      </w:rPr>
    </w:lvl>
  </w:abstractNum>
  <w:abstractNum w:abstractNumId="34" w15:restartNumberingAfterBreak="0">
    <w:nsid w:val="62396BA7"/>
    <w:multiLevelType w:val="hybridMultilevel"/>
    <w:tmpl w:val="ED86C76E"/>
    <w:lvl w:ilvl="0" w:tplc="1C09000F">
      <w:start w:val="1"/>
      <w:numFmt w:val="decimal"/>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4031D17"/>
    <w:multiLevelType w:val="hybridMultilevel"/>
    <w:tmpl w:val="7DD009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B6C63F4"/>
    <w:multiLevelType w:val="hybridMultilevel"/>
    <w:tmpl w:val="7F8E11AC"/>
    <w:lvl w:ilvl="0" w:tplc="4BAC7AFE">
      <w:start w:val="1"/>
      <w:numFmt w:val="bullet"/>
      <w:pStyle w:val="Mainparagraphbullets"/>
      <w:lvlText w:val=""/>
      <w:lvlJc w:val="left"/>
      <w:pPr>
        <w:tabs>
          <w:tab w:val="num" w:pos="720"/>
        </w:tabs>
        <w:ind w:left="1304" w:hanging="17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7A37981"/>
    <w:multiLevelType w:val="multilevel"/>
    <w:tmpl w:val="1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7B7D3D76"/>
    <w:multiLevelType w:val="hybridMultilevel"/>
    <w:tmpl w:val="7DD009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7FA94506"/>
    <w:multiLevelType w:val="hybridMultilevel"/>
    <w:tmpl w:val="60DC317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6"/>
  </w:num>
  <w:num w:numId="2">
    <w:abstractNumId w:val="22"/>
  </w:num>
  <w:num w:numId="3">
    <w:abstractNumId w:val="10"/>
  </w:num>
  <w:num w:numId="4">
    <w:abstractNumId w:val="2"/>
  </w:num>
  <w:num w:numId="5">
    <w:abstractNumId w:val="25"/>
  </w:num>
  <w:num w:numId="6">
    <w:abstractNumId w:val="33"/>
  </w:num>
  <w:num w:numId="7">
    <w:abstractNumId w:val="13"/>
  </w:num>
  <w:num w:numId="8">
    <w:abstractNumId w:val="16"/>
  </w:num>
  <w:num w:numId="9">
    <w:abstractNumId w:val="26"/>
  </w:num>
  <w:num w:numId="10">
    <w:abstractNumId w:val="29"/>
  </w:num>
  <w:num w:numId="11">
    <w:abstractNumId w:val="30"/>
  </w:num>
  <w:num w:numId="12">
    <w:abstractNumId w:val="37"/>
  </w:num>
  <w:num w:numId="13">
    <w:abstractNumId w:val="4"/>
  </w:num>
  <w:num w:numId="14">
    <w:abstractNumId w:val="28"/>
  </w:num>
  <w:num w:numId="15">
    <w:abstractNumId w:val="8"/>
  </w:num>
  <w:num w:numId="16">
    <w:abstractNumId w:val="15"/>
  </w:num>
  <w:num w:numId="17">
    <w:abstractNumId w:val="7"/>
  </w:num>
  <w:num w:numId="18">
    <w:abstractNumId w:val="11"/>
  </w:num>
  <w:num w:numId="19">
    <w:abstractNumId w:val="5"/>
  </w:num>
  <w:num w:numId="20">
    <w:abstractNumId w:val="3"/>
  </w:num>
  <w:num w:numId="21">
    <w:abstractNumId w:val="18"/>
  </w:num>
  <w:num w:numId="22">
    <w:abstractNumId w:val="0"/>
  </w:num>
  <w:num w:numId="23">
    <w:abstractNumId w:val="35"/>
  </w:num>
  <w:num w:numId="24">
    <w:abstractNumId w:val="34"/>
  </w:num>
  <w:num w:numId="25">
    <w:abstractNumId w:val="38"/>
  </w:num>
  <w:num w:numId="26">
    <w:abstractNumId w:val="23"/>
  </w:num>
  <w:num w:numId="27">
    <w:abstractNumId w:val="17"/>
  </w:num>
  <w:num w:numId="28">
    <w:abstractNumId w:val="24"/>
  </w:num>
  <w:num w:numId="29">
    <w:abstractNumId w:val="14"/>
  </w:num>
  <w:num w:numId="30">
    <w:abstractNumId w:val="20"/>
  </w:num>
  <w:num w:numId="31">
    <w:abstractNumId w:val="39"/>
  </w:num>
  <w:num w:numId="32">
    <w:abstractNumId w:val="27"/>
  </w:num>
  <w:num w:numId="33">
    <w:abstractNumId w:val="31"/>
  </w:num>
  <w:num w:numId="34">
    <w:abstractNumId w:val="1"/>
  </w:num>
  <w:num w:numId="35">
    <w:abstractNumId w:val="12"/>
  </w:num>
  <w:num w:numId="36">
    <w:abstractNumId w:val="21"/>
  </w:num>
  <w:num w:numId="37">
    <w:abstractNumId w:val="9"/>
  </w:num>
  <w:num w:numId="38">
    <w:abstractNumId w:val="32"/>
  </w:num>
  <w:num w:numId="39">
    <w:abstractNumId w:val="6"/>
  </w:num>
  <w:num w:numId="40">
    <w:abstractNumId w:val="19"/>
  </w:num>
  <w:numIdMacAtCleanup w:val="1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lse Van Zyl">
    <w15:presenceInfo w15:providerId="AD" w15:userId="S-1-5-21-180305091-1779713803-1124750213-42678"/>
  </w15:person>
  <w15:person w15:author="Ilse Van Zyl [2]">
    <w15:presenceInfo w15:providerId="AD" w15:userId="S-1-5-21-2330941660-4052699264-4138686224-45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00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584"/>
    <w:rsid w:val="00000909"/>
    <w:rsid w:val="00001323"/>
    <w:rsid w:val="00001CAB"/>
    <w:rsid w:val="00003B66"/>
    <w:rsid w:val="00003E71"/>
    <w:rsid w:val="00003F31"/>
    <w:rsid w:val="0000531A"/>
    <w:rsid w:val="000058ED"/>
    <w:rsid w:val="0000739B"/>
    <w:rsid w:val="00010B04"/>
    <w:rsid w:val="00011D41"/>
    <w:rsid w:val="0001375E"/>
    <w:rsid w:val="00015285"/>
    <w:rsid w:val="00020EF7"/>
    <w:rsid w:val="00022D4D"/>
    <w:rsid w:val="000243B6"/>
    <w:rsid w:val="0002560D"/>
    <w:rsid w:val="00025D5F"/>
    <w:rsid w:val="000275F9"/>
    <w:rsid w:val="00030644"/>
    <w:rsid w:val="0003064A"/>
    <w:rsid w:val="000317EF"/>
    <w:rsid w:val="00031B6E"/>
    <w:rsid w:val="00032E93"/>
    <w:rsid w:val="0003365F"/>
    <w:rsid w:val="000354A1"/>
    <w:rsid w:val="00035BF9"/>
    <w:rsid w:val="00036DF8"/>
    <w:rsid w:val="00040200"/>
    <w:rsid w:val="000410FD"/>
    <w:rsid w:val="000418A4"/>
    <w:rsid w:val="00042A98"/>
    <w:rsid w:val="00042EF2"/>
    <w:rsid w:val="00043743"/>
    <w:rsid w:val="00046A56"/>
    <w:rsid w:val="00047352"/>
    <w:rsid w:val="00047561"/>
    <w:rsid w:val="0004756A"/>
    <w:rsid w:val="00051041"/>
    <w:rsid w:val="000517BE"/>
    <w:rsid w:val="00053FCF"/>
    <w:rsid w:val="000554AE"/>
    <w:rsid w:val="000558F7"/>
    <w:rsid w:val="00055F96"/>
    <w:rsid w:val="00057093"/>
    <w:rsid w:val="00060B84"/>
    <w:rsid w:val="00065A3D"/>
    <w:rsid w:val="00070482"/>
    <w:rsid w:val="00070BEE"/>
    <w:rsid w:val="00071E0F"/>
    <w:rsid w:val="0007280A"/>
    <w:rsid w:val="00075A75"/>
    <w:rsid w:val="00075BE4"/>
    <w:rsid w:val="000807A8"/>
    <w:rsid w:val="00080BF3"/>
    <w:rsid w:val="00083D28"/>
    <w:rsid w:val="00090579"/>
    <w:rsid w:val="00092F9C"/>
    <w:rsid w:val="0009401B"/>
    <w:rsid w:val="000952F8"/>
    <w:rsid w:val="000A0943"/>
    <w:rsid w:val="000A1D1E"/>
    <w:rsid w:val="000A6D19"/>
    <w:rsid w:val="000A6E95"/>
    <w:rsid w:val="000A7701"/>
    <w:rsid w:val="000A7B26"/>
    <w:rsid w:val="000A7D22"/>
    <w:rsid w:val="000B22DD"/>
    <w:rsid w:val="000B4B37"/>
    <w:rsid w:val="000B5FBE"/>
    <w:rsid w:val="000B6D9B"/>
    <w:rsid w:val="000B72D3"/>
    <w:rsid w:val="000C02D1"/>
    <w:rsid w:val="000C0AD5"/>
    <w:rsid w:val="000C114A"/>
    <w:rsid w:val="000C1835"/>
    <w:rsid w:val="000C2A53"/>
    <w:rsid w:val="000C2FE8"/>
    <w:rsid w:val="000C4F9C"/>
    <w:rsid w:val="000D13BA"/>
    <w:rsid w:val="000D2403"/>
    <w:rsid w:val="000D343F"/>
    <w:rsid w:val="000D6D84"/>
    <w:rsid w:val="000D76A5"/>
    <w:rsid w:val="000E019E"/>
    <w:rsid w:val="000E0BB8"/>
    <w:rsid w:val="000E1E36"/>
    <w:rsid w:val="000E2140"/>
    <w:rsid w:val="000E40BF"/>
    <w:rsid w:val="000E413A"/>
    <w:rsid w:val="000E4E9C"/>
    <w:rsid w:val="000E50D9"/>
    <w:rsid w:val="000E62B0"/>
    <w:rsid w:val="000E66A6"/>
    <w:rsid w:val="000F3456"/>
    <w:rsid w:val="000F4966"/>
    <w:rsid w:val="000F4E41"/>
    <w:rsid w:val="000F5C05"/>
    <w:rsid w:val="000F6922"/>
    <w:rsid w:val="00101373"/>
    <w:rsid w:val="00103F6F"/>
    <w:rsid w:val="00104EFC"/>
    <w:rsid w:val="00106922"/>
    <w:rsid w:val="00111EEE"/>
    <w:rsid w:val="001120B1"/>
    <w:rsid w:val="001123D9"/>
    <w:rsid w:val="0011388C"/>
    <w:rsid w:val="00113A44"/>
    <w:rsid w:val="00113B16"/>
    <w:rsid w:val="00117003"/>
    <w:rsid w:val="001171B7"/>
    <w:rsid w:val="00117ED5"/>
    <w:rsid w:val="00120B47"/>
    <w:rsid w:val="00120B9B"/>
    <w:rsid w:val="0012299D"/>
    <w:rsid w:val="00123989"/>
    <w:rsid w:val="00123A52"/>
    <w:rsid w:val="001249AC"/>
    <w:rsid w:val="00125849"/>
    <w:rsid w:val="00125861"/>
    <w:rsid w:val="00132885"/>
    <w:rsid w:val="00132EF4"/>
    <w:rsid w:val="001337CB"/>
    <w:rsid w:val="00133F48"/>
    <w:rsid w:val="001349A3"/>
    <w:rsid w:val="001350AD"/>
    <w:rsid w:val="0013591A"/>
    <w:rsid w:val="00136C31"/>
    <w:rsid w:val="00140756"/>
    <w:rsid w:val="001431A7"/>
    <w:rsid w:val="00146588"/>
    <w:rsid w:val="001467DE"/>
    <w:rsid w:val="00151E65"/>
    <w:rsid w:val="00151F5A"/>
    <w:rsid w:val="00153607"/>
    <w:rsid w:val="00153AEA"/>
    <w:rsid w:val="00154501"/>
    <w:rsid w:val="001551E3"/>
    <w:rsid w:val="0015528D"/>
    <w:rsid w:val="00155AE1"/>
    <w:rsid w:val="001577FA"/>
    <w:rsid w:val="00161EC3"/>
    <w:rsid w:val="001624F9"/>
    <w:rsid w:val="001624FE"/>
    <w:rsid w:val="0016257E"/>
    <w:rsid w:val="00162587"/>
    <w:rsid w:val="0016300F"/>
    <w:rsid w:val="001632AF"/>
    <w:rsid w:val="00163420"/>
    <w:rsid w:val="001634A0"/>
    <w:rsid w:val="0016383A"/>
    <w:rsid w:val="001646D9"/>
    <w:rsid w:val="00165484"/>
    <w:rsid w:val="001702CD"/>
    <w:rsid w:val="0017055F"/>
    <w:rsid w:val="00172C47"/>
    <w:rsid w:val="00173215"/>
    <w:rsid w:val="001735AF"/>
    <w:rsid w:val="001738B6"/>
    <w:rsid w:val="00175855"/>
    <w:rsid w:val="00176E3F"/>
    <w:rsid w:val="00181D0B"/>
    <w:rsid w:val="001839C4"/>
    <w:rsid w:val="0018663B"/>
    <w:rsid w:val="00187981"/>
    <w:rsid w:val="00190A30"/>
    <w:rsid w:val="00192311"/>
    <w:rsid w:val="00194199"/>
    <w:rsid w:val="001942A9"/>
    <w:rsid w:val="001944E3"/>
    <w:rsid w:val="00195BFA"/>
    <w:rsid w:val="00196026"/>
    <w:rsid w:val="0019640F"/>
    <w:rsid w:val="00197148"/>
    <w:rsid w:val="001976E3"/>
    <w:rsid w:val="001A01EA"/>
    <w:rsid w:val="001A0200"/>
    <w:rsid w:val="001A0661"/>
    <w:rsid w:val="001A06B0"/>
    <w:rsid w:val="001A09BB"/>
    <w:rsid w:val="001A0F4E"/>
    <w:rsid w:val="001A12CA"/>
    <w:rsid w:val="001A33CF"/>
    <w:rsid w:val="001A3ADB"/>
    <w:rsid w:val="001A4E3D"/>
    <w:rsid w:val="001A5B62"/>
    <w:rsid w:val="001A5D34"/>
    <w:rsid w:val="001A5D97"/>
    <w:rsid w:val="001A6508"/>
    <w:rsid w:val="001B051B"/>
    <w:rsid w:val="001B2AC2"/>
    <w:rsid w:val="001B3281"/>
    <w:rsid w:val="001B38B1"/>
    <w:rsid w:val="001B4A20"/>
    <w:rsid w:val="001B55E2"/>
    <w:rsid w:val="001B5A62"/>
    <w:rsid w:val="001B7624"/>
    <w:rsid w:val="001C033B"/>
    <w:rsid w:val="001C0C44"/>
    <w:rsid w:val="001C2978"/>
    <w:rsid w:val="001C3430"/>
    <w:rsid w:val="001C3AC0"/>
    <w:rsid w:val="001C42B5"/>
    <w:rsid w:val="001C58C2"/>
    <w:rsid w:val="001D0A78"/>
    <w:rsid w:val="001D112A"/>
    <w:rsid w:val="001D1B73"/>
    <w:rsid w:val="001D42C1"/>
    <w:rsid w:val="001D436C"/>
    <w:rsid w:val="001D6D41"/>
    <w:rsid w:val="001D7028"/>
    <w:rsid w:val="001E1ACC"/>
    <w:rsid w:val="001E2541"/>
    <w:rsid w:val="001E27AA"/>
    <w:rsid w:val="001E3E1F"/>
    <w:rsid w:val="001E3EDC"/>
    <w:rsid w:val="001E62BD"/>
    <w:rsid w:val="001E66E3"/>
    <w:rsid w:val="001E74EB"/>
    <w:rsid w:val="001F12CE"/>
    <w:rsid w:val="001F2CB9"/>
    <w:rsid w:val="001F2F59"/>
    <w:rsid w:val="001F3FCA"/>
    <w:rsid w:val="001F4E6E"/>
    <w:rsid w:val="001F7B6A"/>
    <w:rsid w:val="001F7E56"/>
    <w:rsid w:val="002029D1"/>
    <w:rsid w:val="002040EE"/>
    <w:rsid w:val="00204C2C"/>
    <w:rsid w:val="00205D79"/>
    <w:rsid w:val="0021005B"/>
    <w:rsid w:val="002126FB"/>
    <w:rsid w:val="0021615C"/>
    <w:rsid w:val="0021640F"/>
    <w:rsid w:val="00216901"/>
    <w:rsid w:val="00217219"/>
    <w:rsid w:val="002210C4"/>
    <w:rsid w:val="002221C5"/>
    <w:rsid w:val="002222DD"/>
    <w:rsid w:val="00223C4B"/>
    <w:rsid w:val="002250E6"/>
    <w:rsid w:val="00226273"/>
    <w:rsid w:val="00226FDA"/>
    <w:rsid w:val="00227979"/>
    <w:rsid w:val="00227BCC"/>
    <w:rsid w:val="00232528"/>
    <w:rsid w:val="0023342E"/>
    <w:rsid w:val="00233DF9"/>
    <w:rsid w:val="002345BA"/>
    <w:rsid w:val="00236C82"/>
    <w:rsid w:val="00236F4A"/>
    <w:rsid w:val="002413AA"/>
    <w:rsid w:val="0024179D"/>
    <w:rsid w:val="002421C8"/>
    <w:rsid w:val="00243A38"/>
    <w:rsid w:val="00243E70"/>
    <w:rsid w:val="00246D25"/>
    <w:rsid w:val="00246F51"/>
    <w:rsid w:val="002501F8"/>
    <w:rsid w:val="00250A76"/>
    <w:rsid w:val="00252EEB"/>
    <w:rsid w:val="00253CCF"/>
    <w:rsid w:val="00253F7B"/>
    <w:rsid w:val="00255135"/>
    <w:rsid w:val="00255607"/>
    <w:rsid w:val="002577C3"/>
    <w:rsid w:val="00257E6B"/>
    <w:rsid w:val="00261BA8"/>
    <w:rsid w:val="002630CA"/>
    <w:rsid w:val="002671EC"/>
    <w:rsid w:val="00270B3A"/>
    <w:rsid w:val="002713FA"/>
    <w:rsid w:val="00272796"/>
    <w:rsid w:val="00272BA0"/>
    <w:rsid w:val="00272C32"/>
    <w:rsid w:val="00272FAE"/>
    <w:rsid w:val="00276E43"/>
    <w:rsid w:val="00277674"/>
    <w:rsid w:val="00277D24"/>
    <w:rsid w:val="002811C7"/>
    <w:rsid w:val="00281584"/>
    <w:rsid w:val="00284417"/>
    <w:rsid w:val="00285F83"/>
    <w:rsid w:val="00286239"/>
    <w:rsid w:val="00286757"/>
    <w:rsid w:val="00286997"/>
    <w:rsid w:val="002913A7"/>
    <w:rsid w:val="00291609"/>
    <w:rsid w:val="002945C8"/>
    <w:rsid w:val="002948E7"/>
    <w:rsid w:val="00295E97"/>
    <w:rsid w:val="002967D1"/>
    <w:rsid w:val="002A0185"/>
    <w:rsid w:val="002A1111"/>
    <w:rsid w:val="002A141E"/>
    <w:rsid w:val="002A57EE"/>
    <w:rsid w:val="002A62B3"/>
    <w:rsid w:val="002B2F8A"/>
    <w:rsid w:val="002B59F7"/>
    <w:rsid w:val="002B6A07"/>
    <w:rsid w:val="002B6CD8"/>
    <w:rsid w:val="002C0329"/>
    <w:rsid w:val="002C3203"/>
    <w:rsid w:val="002C53D6"/>
    <w:rsid w:val="002C6CA9"/>
    <w:rsid w:val="002C6F68"/>
    <w:rsid w:val="002D2196"/>
    <w:rsid w:val="002D2581"/>
    <w:rsid w:val="002D38F4"/>
    <w:rsid w:val="002D3E11"/>
    <w:rsid w:val="002D48CE"/>
    <w:rsid w:val="002D59D0"/>
    <w:rsid w:val="002D628D"/>
    <w:rsid w:val="002D6401"/>
    <w:rsid w:val="002D6993"/>
    <w:rsid w:val="002E47B8"/>
    <w:rsid w:val="002E64A1"/>
    <w:rsid w:val="002F17F7"/>
    <w:rsid w:val="002F28B5"/>
    <w:rsid w:val="002F28F1"/>
    <w:rsid w:val="002F442D"/>
    <w:rsid w:val="002F5003"/>
    <w:rsid w:val="002F6F8F"/>
    <w:rsid w:val="002F7973"/>
    <w:rsid w:val="00302CB1"/>
    <w:rsid w:val="0030487C"/>
    <w:rsid w:val="003055FC"/>
    <w:rsid w:val="0031070D"/>
    <w:rsid w:val="003112F2"/>
    <w:rsid w:val="00313753"/>
    <w:rsid w:val="00314555"/>
    <w:rsid w:val="00315C86"/>
    <w:rsid w:val="0031613F"/>
    <w:rsid w:val="003205C5"/>
    <w:rsid w:val="003214AD"/>
    <w:rsid w:val="00323E86"/>
    <w:rsid w:val="00326384"/>
    <w:rsid w:val="003313E0"/>
    <w:rsid w:val="00331D9A"/>
    <w:rsid w:val="0033251F"/>
    <w:rsid w:val="0033290F"/>
    <w:rsid w:val="00333949"/>
    <w:rsid w:val="00334091"/>
    <w:rsid w:val="00335320"/>
    <w:rsid w:val="003369C1"/>
    <w:rsid w:val="00337EF5"/>
    <w:rsid w:val="0034572D"/>
    <w:rsid w:val="00345881"/>
    <w:rsid w:val="00346FD9"/>
    <w:rsid w:val="0035065D"/>
    <w:rsid w:val="00353E04"/>
    <w:rsid w:val="003555C6"/>
    <w:rsid w:val="00356630"/>
    <w:rsid w:val="00356E7E"/>
    <w:rsid w:val="00357F76"/>
    <w:rsid w:val="00360469"/>
    <w:rsid w:val="00363E6C"/>
    <w:rsid w:val="00364AB1"/>
    <w:rsid w:val="00364F8E"/>
    <w:rsid w:val="0036542C"/>
    <w:rsid w:val="00365ADD"/>
    <w:rsid w:val="00365E9E"/>
    <w:rsid w:val="00366E9C"/>
    <w:rsid w:val="00366F12"/>
    <w:rsid w:val="003677A5"/>
    <w:rsid w:val="00367D69"/>
    <w:rsid w:val="003709D0"/>
    <w:rsid w:val="003713B3"/>
    <w:rsid w:val="00371A6C"/>
    <w:rsid w:val="00371D86"/>
    <w:rsid w:val="0037217B"/>
    <w:rsid w:val="0037257D"/>
    <w:rsid w:val="00373ADE"/>
    <w:rsid w:val="00373AF0"/>
    <w:rsid w:val="00375703"/>
    <w:rsid w:val="00375EBE"/>
    <w:rsid w:val="0037654C"/>
    <w:rsid w:val="00376A61"/>
    <w:rsid w:val="00376FB7"/>
    <w:rsid w:val="0037709A"/>
    <w:rsid w:val="00380B49"/>
    <w:rsid w:val="00381A7B"/>
    <w:rsid w:val="00381C59"/>
    <w:rsid w:val="00382F1D"/>
    <w:rsid w:val="003858AE"/>
    <w:rsid w:val="003908D3"/>
    <w:rsid w:val="00391392"/>
    <w:rsid w:val="003918DF"/>
    <w:rsid w:val="003920BA"/>
    <w:rsid w:val="0039248D"/>
    <w:rsid w:val="00392ECA"/>
    <w:rsid w:val="0039350C"/>
    <w:rsid w:val="00395B06"/>
    <w:rsid w:val="003962D9"/>
    <w:rsid w:val="00396356"/>
    <w:rsid w:val="00397FFC"/>
    <w:rsid w:val="003A1BA8"/>
    <w:rsid w:val="003A1CC8"/>
    <w:rsid w:val="003A1EDA"/>
    <w:rsid w:val="003A2D1A"/>
    <w:rsid w:val="003A3301"/>
    <w:rsid w:val="003A4AC8"/>
    <w:rsid w:val="003A4B7C"/>
    <w:rsid w:val="003A596D"/>
    <w:rsid w:val="003A5BCD"/>
    <w:rsid w:val="003A6746"/>
    <w:rsid w:val="003A728D"/>
    <w:rsid w:val="003A7FBB"/>
    <w:rsid w:val="003B0192"/>
    <w:rsid w:val="003B14FA"/>
    <w:rsid w:val="003B161B"/>
    <w:rsid w:val="003B2B95"/>
    <w:rsid w:val="003B4382"/>
    <w:rsid w:val="003B624D"/>
    <w:rsid w:val="003B6C3B"/>
    <w:rsid w:val="003B6C78"/>
    <w:rsid w:val="003B7C86"/>
    <w:rsid w:val="003C2CE1"/>
    <w:rsid w:val="003C2EFE"/>
    <w:rsid w:val="003C3391"/>
    <w:rsid w:val="003C63D4"/>
    <w:rsid w:val="003C644C"/>
    <w:rsid w:val="003D08D3"/>
    <w:rsid w:val="003D0BCB"/>
    <w:rsid w:val="003D196E"/>
    <w:rsid w:val="003D1D76"/>
    <w:rsid w:val="003D1F57"/>
    <w:rsid w:val="003D34F0"/>
    <w:rsid w:val="003D3BCA"/>
    <w:rsid w:val="003D5257"/>
    <w:rsid w:val="003D639A"/>
    <w:rsid w:val="003D7D7D"/>
    <w:rsid w:val="003E46EB"/>
    <w:rsid w:val="003E47B2"/>
    <w:rsid w:val="003E4A76"/>
    <w:rsid w:val="003F2783"/>
    <w:rsid w:val="003F2804"/>
    <w:rsid w:val="003F4919"/>
    <w:rsid w:val="003F4938"/>
    <w:rsid w:val="00404917"/>
    <w:rsid w:val="00406B77"/>
    <w:rsid w:val="004129F9"/>
    <w:rsid w:val="00412DBE"/>
    <w:rsid w:val="0041362F"/>
    <w:rsid w:val="0041379D"/>
    <w:rsid w:val="00413D4B"/>
    <w:rsid w:val="00414548"/>
    <w:rsid w:val="004146F4"/>
    <w:rsid w:val="00417733"/>
    <w:rsid w:val="00417D95"/>
    <w:rsid w:val="00421E59"/>
    <w:rsid w:val="00423AB1"/>
    <w:rsid w:val="00423B3F"/>
    <w:rsid w:val="004301E4"/>
    <w:rsid w:val="0043318A"/>
    <w:rsid w:val="00434F76"/>
    <w:rsid w:val="00434FD8"/>
    <w:rsid w:val="00435EFD"/>
    <w:rsid w:val="004374C6"/>
    <w:rsid w:val="004429BF"/>
    <w:rsid w:val="00443BD4"/>
    <w:rsid w:val="0044448B"/>
    <w:rsid w:val="004449CA"/>
    <w:rsid w:val="00444E7D"/>
    <w:rsid w:val="00444F59"/>
    <w:rsid w:val="00445DDE"/>
    <w:rsid w:val="00446722"/>
    <w:rsid w:val="004470A3"/>
    <w:rsid w:val="004473F2"/>
    <w:rsid w:val="00447D9E"/>
    <w:rsid w:val="004511FE"/>
    <w:rsid w:val="004559E7"/>
    <w:rsid w:val="004569CF"/>
    <w:rsid w:val="00460CE9"/>
    <w:rsid w:val="00460D1C"/>
    <w:rsid w:val="00461BC6"/>
    <w:rsid w:val="00463E1B"/>
    <w:rsid w:val="00465D5A"/>
    <w:rsid w:val="0046636D"/>
    <w:rsid w:val="00471A9C"/>
    <w:rsid w:val="00471EEA"/>
    <w:rsid w:val="00476B7F"/>
    <w:rsid w:val="00476EF6"/>
    <w:rsid w:val="00480D13"/>
    <w:rsid w:val="00481C48"/>
    <w:rsid w:val="004829B8"/>
    <w:rsid w:val="00485237"/>
    <w:rsid w:val="00486C6E"/>
    <w:rsid w:val="00486F3A"/>
    <w:rsid w:val="00492763"/>
    <w:rsid w:val="004934F2"/>
    <w:rsid w:val="004A3433"/>
    <w:rsid w:val="004A4111"/>
    <w:rsid w:val="004B0170"/>
    <w:rsid w:val="004B0400"/>
    <w:rsid w:val="004B26EE"/>
    <w:rsid w:val="004B3ECF"/>
    <w:rsid w:val="004B50F0"/>
    <w:rsid w:val="004B72E5"/>
    <w:rsid w:val="004C08C8"/>
    <w:rsid w:val="004C2100"/>
    <w:rsid w:val="004C26C7"/>
    <w:rsid w:val="004C3951"/>
    <w:rsid w:val="004C4805"/>
    <w:rsid w:val="004D1FFE"/>
    <w:rsid w:val="004D23D7"/>
    <w:rsid w:val="004D40A2"/>
    <w:rsid w:val="004D65FA"/>
    <w:rsid w:val="004E424B"/>
    <w:rsid w:val="004E5C38"/>
    <w:rsid w:val="004E6E4B"/>
    <w:rsid w:val="004F01C1"/>
    <w:rsid w:val="004F1FC8"/>
    <w:rsid w:val="004F3106"/>
    <w:rsid w:val="004F3CFB"/>
    <w:rsid w:val="004F3D20"/>
    <w:rsid w:val="004F451B"/>
    <w:rsid w:val="004F4713"/>
    <w:rsid w:val="004F4E5C"/>
    <w:rsid w:val="004F7ED4"/>
    <w:rsid w:val="00501982"/>
    <w:rsid w:val="005019D9"/>
    <w:rsid w:val="00505DA7"/>
    <w:rsid w:val="0050735A"/>
    <w:rsid w:val="00507A0D"/>
    <w:rsid w:val="00507DA3"/>
    <w:rsid w:val="00511986"/>
    <w:rsid w:val="0051215A"/>
    <w:rsid w:val="005125BF"/>
    <w:rsid w:val="00512FAE"/>
    <w:rsid w:val="005141E6"/>
    <w:rsid w:val="00514210"/>
    <w:rsid w:val="00517578"/>
    <w:rsid w:val="00517D1E"/>
    <w:rsid w:val="005205E2"/>
    <w:rsid w:val="005236EB"/>
    <w:rsid w:val="00523791"/>
    <w:rsid w:val="00524415"/>
    <w:rsid w:val="005255A2"/>
    <w:rsid w:val="00526ADD"/>
    <w:rsid w:val="00526F94"/>
    <w:rsid w:val="005301C7"/>
    <w:rsid w:val="00531E91"/>
    <w:rsid w:val="005324AB"/>
    <w:rsid w:val="00532A20"/>
    <w:rsid w:val="00532A48"/>
    <w:rsid w:val="0053511C"/>
    <w:rsid w:val="005364DD"/>
    <w:rsid w:val="00536D34"/>
    <w:rsid w:val="00537D82"/>
    <w:rsid w:val="00542604"/>
    <w:rsid w:val="00542974"/>
    <w:rsid w:val="005440B9"/>
    <w:rsid w:val="00552344"/>
    <w:rsid w:val="0055250E"/>
    <w:rsid w:val="005554B4"/>
    <w:rsid w:val="005567BC"/>
    <w:rsid w:val="00556EAE"/>
    <w:rsid w:val="0055720A"/>
    <w:rsid w:val="00560D87"/>
    <w:rsid w:val="00560E01"/>
    <w:rsid w:val="00563A39"/>
    <w:rsid w:val="00564330"/>
    <w:rsid w:val="00565093"/>
    <w:rsid w:val="005662F4"/>
    <w:rsid w:val="005677C7"/>
    <w:rsid w:val="00567B76"/>
    <w:rsid w:val="00573A03"/>
    <w:rsid w:val="00573B3B"/>
    <w:rsid w:val="00573FED"/>
    <w:rsid w:val="00574799"/>
    <w:rsid w:val="00574CAC"/>
    <w:rsid w:val="005772C1"/>
    <w:rsid w:val="00580762"/>
    <w:rsid w:val="00581808"/>
    <w:rsid w:val="00581BD3"/>
    <w:rsid w:val="00583C03"/>
    <w:rsid w:val="00587ABE"/>
    <w:rsid w:val="00587D21"/>
    <w:rsid w:val="005905F8"/>
    <w:rsid w:val="00591B87"/>
    <w:rsid w:val="0059252C"/>
    <w:rsid w:val="005926F3"/>
    <w:rsid w:val="005929AA"/>
    <w:rsid w:val="00594025"/>
    <w:rsid w:val="00594AC6"/>
    <w:rsid w:val="005967DC"/>
    <w:rsid w:val="005978A9"/>
    <w:rsid w:val="005A12F0"/>
    <w:rsid w:val="005A5964"/>
    <w:rsid w:val="005B07ED"/>
    <w:rsid w:val="005B1871"/>
    <w:rsid w:val="005B4CEE"/>
    <w:rsid w:val="005B5402"/>
    <w:rsid w:val="005B75BD"/>
    <w:rsid w:val="005C110E"/>
    <w:rsid w:val="005C5BDE"/>
    <w:rsid w:val="005C7649"/>
    <w:rsid w:val="005D0592"/>
    <w:rsid w:val="005D17B2"/>
    <w:rsid w:val="005D18EB"/>
    <w:rsid w:val="005D341F"/>
    <w:rsid w:val="005D34F4"/>
    <w:rsid w:val="005D3B56"/>
    <w:rsid w:val="005D3B8C"/>
    <w:rsid w:val="005D40DC"/>
    <w:rsid w:val="005D7C77"/>
    <w:rsid w:val="005E06D9"/>
    <w:rsid w:val="005E389E"/>
    <w:rsid w:val="005E3BA4"/>
    <w:rsid w:val="005E5F3F"/>
    <w:rsid w:val="005E6E22"/>
    <w:rsid w:val="005F137A"/>
    <w:rsid w:val="005F2707"/>
    <w:rsid w:val="005F41C6"/>
    <w:rsid w:val="005F4691"/>
    <w:rsid w:val="005F7D7F"/>
    <w:rsid w:val="00601046"/>
    <w:rsid w:val="00602242"/>
    <w:rsid w:val="0060500C"/>
    <w:rsid w:val="00605ACD"/>
    <w:rsid w:val="00605C09"/>
    <w:rsid w:val="00611784"/>
    <w:rsid w:val="00611B82"/>
    <w:rsid w:val="00614049"/>
    <w:rsid w:val="00614B68"/>
    <w:rsid w:val="00616180"/>
    <w:rsid w:val="0062372D"/>
    <w:rsid w:val="006237FF"/>
    <w:rsid w:val="00624623"/>
    <w:rsid w:val="00624BB2"/>
    <w:rsid w:val="00625C58"/>
    <w:rsid w:val="006268A6"/>
    <w:rsid w:val="00626B76"/>
    <w:rsid w:val="00631333"/>
    <w:rsid w:val="006314FC"/>
    <w:rsid w:val="00632A52"/>
    <w:rsid w:val="00633411"/>
    <w:rsid w:val="00634617"/>
    <w:rsid w:val="006354D6"/>
    <w:rsid w:val="00636132"/>
    <w:rsid w:val="00637653"/>
    <w:rsid w:val="0063779F"/>
    <w:rsid w:val="006406D2"/>
    <w:rsid w:val="00640DDB"/>
    <w:rsid w:val="0064109D"/>
    <w:rsid w:val="00641671"/>
    <w:rsid w:val="0064171C"/>
    <w:rsid w:val="00641836"/>
    <w:rsid w:val="00641CD3"/>
    <w:rsid w:val="00644F2D"/>
    <w:rsid w:val="00645729"/>
    <w:rsid w:val="00646211"/>
    <w:rsid w:val="006467AF"/>
    <w:rsid w:val="00650E6B"/>
    <w:rsid w:val="0065186A"/>
    <w:rsid w:val="006545F0"/>
    <w:rsid w:val="0065769F"/>
    <w:rsid w:val="00664C3C"/>
    <w:rsid w:val="00665321"/>
    <w:rsid w:val="006664B4"/>
    <w:rsid w:val="00667252"/>
    <w:rsid w:val="006705B9"/>
    <w:rsid w:val="006707C4"/>
    <w:rsid w:val="0067314A"/>
    <w:rsid w:val="00673BD2"/>
    <w:rsid w:val="0067507B"/>
    <w:rsid w:val="00677685"/>
    <w:rsid w:val="00680507"/>
    <w:rsid w:val="0068257D"/>
    <w:rsid w:val="00682878"/>
    <w:rsid w:val="006836D3"/>
    <w:rsid w:val="0068399A"/>
    <w:rsid w:val="00686225"/>
    <w:rsid w:val="006863F5"/>
    <w:rsid w:val="0068754B"/>
    <w:rsid w:val="006877FF"/>
    <w:rsid w:val="00687937"/>
    <w:rsid w:val="00691815"/>
    <w:rsid w:val="006929AD"/>
    <w:rsid w:val="006938FD"/>
    <w:rsid w:val="00693C68"/>
    <w:rsid w:val="0069551B"/>
    <w:rsid w:val="00695B81"/>
    <w:rsid w:val="006A2F5E"/>
    <w:rsid w:val="006A36E6"/>
    <w:rsid w:val="006A3888"/>
    <w:rsid w:val="006A4269"/>
    <w:rsid w:val="006A5A10"/>
    <w:rsid w:val="006A782F"/>
    <w:rsid w:val="006B5685"/>
    <w:rsid w:val="006B604F"/>
    <w:rsid w:val="006B607B"/>
    <w:rsid w:val="006B642B"/>
    <w:rsid w:val="006B7132"/>
    <w:rsid w:val="006C0498"/>
    <w:rsid w:val="006C05B7"/>
    <w:rsid w:val="006C1100"/>
    <w:rsid w:val="006C168A"/>
    <w:rsid w:val="006C5DBB"/>
    <w:rsid w:val="006C6813"/>
    <w:rsid w:val="006C6D22"/>
    <w:rsid w:val="006D1249"/>
    <w:rsid w:val="006D41D2"/>
    <w:rsid w:val="006D67B3"/>
    <w:rsid w:val="006D79D4"/>
    <w:rsid w:val="006D7A76"/>
    <w:rsid w:val="006E054F"/>
    <w:rsid w:val="006E237A"/>
    <w:rsid w:val="006E4EC8"/>
    <w:rsid w:val="006E6456"/>
    <w:rsid w:val="006E6850"/>
    <w:rsid w:val="006F2D69"/>
    <w:rsid w:val="006F3721"/>
    <w:rsid w:val="006F67C9"/>
    <w:rsid w:val="0070026C"/>
    <w:rsid w:val="0070045C"/>
    <w:rsid w:val="00701FB0"/>
    <w:rsid w:val="00702CA7"/>
    <w:rsid w:val="00706130"/>
    <w:rsid w:val="00706BF4"/>
    <w:rsid w:val="00711A71"/>
    <w:rsid w:val="00712813"/>
    <w:rsid w:val="00714357"/>
    <w:rsid w:val="007149CB"/>
    <w:rsid w:val="0071595E"/>
    <w:rsid w:val="007164CF"/>
    <w:rsid w:val="007175CA"/>
    <w:rsid w:val="0071783C"/>
    <w:rsid w:val="00722C5A"/>
    <w:rsid w:val="007238B0"/>
    <w:rsid w:val="0072477D"/>
    <w:rsid w:val="007252A6"/>
    <w:rsid w:val="00727A97"/>
    <w:rsid w:val="00730690"/>
    <w:rsid w:val="007330CD"/>
    <w:rsid w:val="007348A9"/>
    <w:rsid w:val="00735E1E"/>
    <w:rsid w:val="00740468"/>
    <w:rsid w:val="00741745"/>
    <w:rsid w:val="0074179C"/>
    <w:rsid w:val="0074269D"/>
    <w:rsid w:val="007462B1"/>
    <w:rsid w:val="00747064"/>
    <w:rsid w:val="007534C2"/>
    <w:rsid w:val="007539D1"/>
    <w:rsid w:val="00753E73"/>
    <w:rsid w:val="007547D3"/>
    <w:rsid w:val="0075494C"/>
    <w:rsid w:val="007562E8"/>
    <w:rsid w:val="0076031F"/>
    <w:rsid w:val="0076277B"/>
    <w:rsid w:val="007653DB"/>
    <w:rsid w:val="00765906"/>
    <w:rsid w:val="007667B9"/>
    <w:rsid w:val="00770C23"/>
    <w:rsid w:val="00771AA4"/>
    <w:rsid w:val="00772F6E"/>
    <w:rsid w:val="0077539C"/>
    <w:rsid w:val="00775964"/>
    <w:rsid w:val="00775CF4"/>
    <w:rsid w:val="00775D03"/>
    <w:rsid w:val="0077654D"/>
    <w:rsid w:val="00776B35"/>
    <w:rsid w:val="0078014A"/>
    <w:rsid w:val="00781AC2"/>
    <w:rsid w:val="00782361"/>
    <w:rsid w:val="007833EA"/>
    <w:rsid w:val="00784FBC"/>
    <w:rsid w:val="00786192"/>
    <w:rsid w:val="0078621F"/>
    <w:rsid w:val="007865B8"/>
    <w:rsid w:val="0078696B"/>
    <w:rsid w:val="007909B8"/>
    <w:rsid w:val="00791CD7"/>
    <w:rsid w:val="00793B6B"/>
    <w:rsid w:val="00794D23"/>
    <w:rsid w:val="00795783"/>
    <w:rsid w:val="007957B8"/>
    <w:rsid w:val="00795B6A"/>
    <w:rsid w:val="00796254"/>
    <w:rsid w:val="007A36A0"/>
    <w:rsid w:val="007A4A01"/>
    <w:rsid w:val="007A5D94"/>
    <w:rsid w:val="007A6D36"/>
    <w:rsid w:val="007A7BB2"/>
    <w:rsid w:val="007A7F01"/>
    <w:rsid w:val="007B1769"/>
    <w:rsid w:val="007B2C61"/>
    <w:rsid w:val="007B2D75"/>
    <w:rsid w:val="007B3EB9"/>
    <w:rsid w:val="007C4E5E"/>
    <w:rsid w:val="007C5610"/>
    <w:rsid w:val="007C60BE"/>
    <w:rsid w:val="007C61DC"/>
    <w:rsid w:val="007C6567"/>
    <w:rsid w:val="007C6CD9"/>
    <w:rsid w:val="007C74EC"/>
    <w:rsid w:val="007D0182"/>
    <w:rsid w:val="007D1D88"/>
    <w:rsid w:val="007D23C6"/>
    <w:rsid w:val="007D2767"/>
    <w:rsid w:val="007D3267"/>
    <w:rsid w:val="007D7FCC"/>
    <w:rsid w:val="007E0D1C"/>
    <w:rsid w:val="007E0E6D"/>
    <w:rsid w:val="007E15DE"/>
    <w:rsid w:val="007E3432"/>
    <w:rsid w:val="007E53DB"/>
    <w:rsid w:val="007E586A"/>
    <w:rsid w:val="007E6969"/>
    <w:rsid w:val="007F02D6"/>
    <w:rsid w:val="007F0738"/>
    <w:rsid w:val="007F07B0"/>
    <w:rsid w:val="007F246C"/>
    <w:rsid w:val="007F7852"/>
    <w:rsid w:val="00800FF6"/>
    <w:rsid w:val="00803887"/>
    <w:rsid w:val="00805A9A"/>
    <w:rsid w:val="00806C0F"/>
    <w:rsid w:val="0080730B"/>
    <w:rsid w:val="00807BDC"/>
    <w:rsid w:val="00807D9A"/>
    <w:rsid w:val="008106A8"/>
    <w:rsid w:val="00811F52"/>
    <w:rsid w:val="00815AA9"/>
    <w:rsid w:val="00816EB8"/>
    <w:rsid w:val="00820DCC"/>
    <w:rsid w:val="00821016"/>
    <w:rsid w:val="00821EF3"/>
    <w:rsid w:val="00822C70"/>
    <w:rsid w:val="00823147"/>
    <w:rsid w:val="00824E5C"/>
    <w:rsid w:val="008258DA"/>
    <w:rsid w:val="00827E3F"/>
    <w:rsid w:val="008319A1"/>
    <w:rsid w:val="00831F8F"/>
    <w:rsid w:val="00834314"/>
    <w:rsid w:val="00835611"/>
    <w:rsid w:val="00835859"/>
    <w:rsid w:val="00840E98"/>
    <w:rsid w:val="00841C46"/>
    <w:rsid w:val="00844982"/>
    <w:rsid w:val="00845AB1"/>
    <w:rsid w:val="00846338"/>
    <w:rsid w:val="00852272"/>
    <w:rsid w:val="008556C7"/>
    <w:rsid w:val="008605CF"/>
    <w:rsid w:val="008651A2"/>
    <w:rsid w:val="00866CCB"/>
    <w:rsid w:val="0087253E"/>
    <w:rsid w:val="008730AC"/>
    <w:rsid w:val="008744EB"/>
    <w:rsid w:val="00876287"/>
    <w:rsid w:val="00877EED"/>
    <w:rsid w:val="008802E8"/>
    <w:rsid w:val="008804F2"/>
    <w:rsid w:val="0088096B"/>
    <w:rsid w:val="00880C19"/>
    <w:rsid w:val="008814BE"/>
    <w:rsid w:val="00881E5E"/>
    <w:rsid w:val="00883B77"/>
    <w:rsid w:val="0088473D"/>
    <w:rsid w:val="00885538"/>
    <w:rsid w:val="00887ECE"/>
    <w:rsid w:val="00890C6F"/>
    <w:rsid w:val="00891B78"/>
    <w:rsid w:val="00894D80"/>
    <w:rsid w:val="0089733B"/>
    <w:rsid w:val="008A02FB"/>
    <w:rsid w:val="008A11C2"/>
    <w:rsid w:val="008A1C18"/>
    <w:rsid w:val="008A30EB"/>
    <w:rsid w:val="008A3210"/>
    <w:rsid w:val="008A54AA"/>
    <w:rsid w:val="008A781B"/>
    <w:rsid w:val="008A7B30"/>
    <w:rsid w:val="008A7BCA"/>
    <w:rsid w:val="008B1495"/>
    <w:rsid w:val="008B381A"/>
    <w:rsid w:val="008B50E2"/>
    <w:rsid w:val="008C072F"/>
    <w:rsid w:val="008C2BD3"/>
    <w:rsid w:val="008C300B"/>
    <w:rsid w:val="008C33A5"/>
    <w:rsid w:val="008C57A8"/>
    <w:rsid w:val="008C6B1C"/>
    <w:rsid w:val="008C71A8"/>
    <w:rsid w:val="008D07BC"/>
    <w:rsid w:val="008D1D82"/>
    <w:rsid w:val="008D22D8"/>
    <w:rsid w:val="008D3406"/>
    <w:rsid w:val="008D3659"/>
    <w:rsid w:val="008D37DC"/>
    <w:rsid w:val="008D4601"/>
    <w:rsid w:val="008D4DB1"/>
    <w:rsid w:val="008D50F2"/>
    <w:rsid w:val="008D5E32"/>
    <w:rsid w:val="008E6696"/>
    <w:rsid w:val="008E6F20"/>
    <w:rsid w:val="008E7AAE"/>
    <w:rsid w:val="008E7F76"/>
    <w:rsid w:val="008F19AD"/>
    <w:rsid w:val="008F1FB6"/>
    <w:rsid w:val="008F4715"/>
    <w:rsid w:val="008F6166"/>
    <w:rsid w:val="008F6DAA"/>
    <w:rsid w:val="008F75DA"/>
    <w:rsid w:val="008F7818"/>
    <w:rsid w:val="00900918"/>
    <w:rsid w:val="009020F5"/>
    <w:rsid w:val="00902ED3"/>
    <w:rsid w:val="009038B6"/>
    <w:rsid w:val="00903974"/>
    <w:rsid w:val="0090507E"/>
    <w:rsid w:val="00906683"/>
    <w:rsid w:val="0090699F"/>
    <w:rsid w:val="009076BE"/>
    <w:rsid w:val="00907DAC"/>
    <w:rsid w:val="00913B76"/>
    <w:rsid w:val="00914E3D"/>
    <w:rsid w:val="00914E49"/>
    <w:rsid w:val="009153D5"/>
    <w:rsid w:val="0091592A"/>
    <w:rsid w:val="009165DE"/>
    <w:rsid w:val="00924360"/>
    <w:rsid w:val="009259FC"/>
    <w:rsid w:val="00927351"/>
    <w:rsid w:val="00930988"/>
    <w:rsid w:val="00930C7E"/>
    <w:rsid w:val="00931532"/>
    <w:rsid w:val="009315E0"/>
    <w:rsid w:val="0093357D"/>
    <w:rsid w:val="0093608C"/>
    <w:rsid w:val="00941BEB"/>
    <w:rsid w:val="00941DB9"/>
    <w:rsid w:val="00941E2A"/>
    <w:rsid w:val="00942EB8"/>
    <w:rsid w:val="00943155"/>
    <w:rsid w:val="0094337B"/>
    <w:rsid w:val="009441E3"/>
    <w:rsid w:val="00944CAA"/>
    <w:rsid w:val="00945850"/>
    <w:rsid w:val="00946045"/>
    <w:rsid w:val="00947AAC"/>
    <w:rsid w:val="009501BD"/>
    <w:rsid w:val="00954A6E"/>
    <w:rsid w:val="00955BE9"/>
    <w:rsid w:val="00955C4A"/>
    <w:rsid w:val="00955DFC"/>
    <w:rsid w:val="0095632D"/>
    <w:rsid w:val="00956CB8"/>
    <w:rsid w:val="009577E9"/>
    <w:rsid w:val="0096014F"/>
    <w:rsid w:val="0096138D"/>
    <w:rsid w:val="0096242B"/>
    <w:rsid w:val="00964F17"/>
    <w:rsid w:val="0096573D"/>
    <w:rsid w:val="00966984"/>
    <w:rsid w:val="00966F1C"/>
    <w:rsid w:val="0096775B"/>
    <w:rsid w:val="00967B88"/>
    <w:rsid w:val="00970B20"/>
    <w:rsid w:val="00970ECE"/>
    <w:rsid w:val="00971CAE"/>
    <w:rsid w:val="009736A1"/>
    <w:rsid w:val="00976B58"/>
    <w:rsid w:val="009808B3"/>
    <w:rsid w:val="00983BF4"/>
    <w:rsid w:val="00984773"/>
    <w:rsid w:val="00985695"/>
    <w:rsid w:val="00986230"/>
    <w:rsid w:val="009932EA"/>
    <w:rsid w:val="009945A7"/>
    <w:rsid w:val="009967C3"/>
    <w:rsid w:val="00996F7B"/>
    <w:rsid w:val="009A1E00"/>
    <w:rsid w:val="009A21BB"/>
    <w:rsid w:val="009A2D25"/>
    <w:rsid w:val="009A4371"/>
    <w:rsid w:val="009A78CD"/>
    <w:rsid w:val="009B0003"/>
    <w:rsid w:val="009B010E"/>
    <w:rsid w:val="009B03CB"/>
    <w:rsid w:val="009B0B45"/>
    <w:rsid w:val="009B22BE"/>
    <w:rsid w:val="009B31B8"/>
    <w:rsid w:val="009B4757"/>
    <w:rsid w:val="009B4818"/>
    <w:rsid w:val="009B6151"/>
    <w:rsid w:val="009B7A73"/>
    <w:rsid w:val="009C0E8A"/>
    <w:rsid w:val="009C2DA9"/>
    <w:rsid w:val="009C321B"/>
    <w:rsid w:val="009C382C"/>
    <w:rsid w:val="009C47E6"/>
    <w:rsid w:val="009C4ACB"/>
    <w:rsid w:val="009C64DB"/>
    <w:rsid w:val="009C6D40"/>
    <w:rsid w:val="009C7919"/>
    <w:rsid w:val="009C7D5A"/>
    <w:rsid w:val="009D0A97"/>
    <w:rsid w:val="009D1654"/>
    <w:rsid w:val="009D1987"/>
    <w:rsid w:val="009D22F7"/>
    <w:rsid w:val="009D23C2"/>
    <w:rsid w:val="009D31C5"/>
    <w:rsid w:val="009D3ABE"/>
    <w:rsid w:val="009D66A5"/>
    <w:rsid w:val="009E3058"/>
    <w:rsid w:val="009E5C21"/>
    <w:rsid w:val="009E75E6"/>
    <w:rsid w:val="009E7719"/>
    <w:rsid w:val="009F2293"/>
    <w:rsid w:val="009F2451"/>
    <w:rsid w:val="009F2C20"/>
    <w:rsid w:val="009F3D29"/>
    <w:rsid w:val="009F4831"/>
    <w:rsid w:val="009F4ACD"/>
    <w:rsid w:val="009F5A1F"/>
    <w:rsid w:val="009F6D42"/>
    <w:rsid w:val="009F6F14"/>
    <w:rsid w:val="009F71BF"/>
    <w:rsid w:val="009F7507"/>
    <w:rsid w:val="00A01E75"/>
    <w:rsid w:val="00A03E66"/>
    <w:rsid w:val="00A11114"/>
    <w:rsid w:val="00A11236"/>
    <w:rsid w:val="00A1267D"/>
    <w:rsid w:val="00A15DBA"/>
    <w:rsid w:val="00A20732"/>
    <w:rsid w:val="00A21FDB"/>
    <w:rsid w:val="00A23981"/>
    <w:rsid w:val="00A23A37"/>
    <w:rsid w:val="00A26364"/>
    <w:rsid w:val="00A26F1C"/>
    <w:rsid w:val="00A27E59"/>
    <w:rsid w:val="00A32A86"/>
    <w:rsid w:val="00A335B9"/>
    <w:rsid w:val="00A36FBC"/>
    <w:rsid w:val="00A40269"/>
    <w:rsid w:val="00A422B2"/>
    <w:rsid w:val="00A43C78"/>
    <w:rsid w:val="00A45542"/>
    <w:rsid w:val="00A459AE"/>
    <w:rsid w:val="00A503D9"/>
    <w:rsid w:val="00A51097"/>
    <w:rsid w:val="00A515AA"/>
    <w:rsid w:val="00A526DF"/>
    <w:rsid w:val="00A52FA7"/>
    <w:rsid w:val="00A55999"/>
    <w:rsid w:val="00A65284"/>
    <w:rsid w:val="00A66DDE"/>
    <w:rsid w:val="00A7015D"/>
    <w:rsid w:val="00A701F0"/>
    <w:rsid w:val="00A71E9B"/>
    <w:rsid w:val="00A729D0"/>
    <w:rsid w:val="00A74E24"/>
    <w:rsid w:val="00A75180"/>
    <w:rsid w:val="00A764A3"/>
    <w:rsid w:val="00A82D75"/>
    <w:rsid w:val="00A83174"/>
    <w:rsid w:val="00A837A9"/>
    <w:rsid w:val="00A8475C"/>
    <w:rsid w:val="00A87681"/>
    <w:rsid w:val="00A9080F"/>
    <w:rsid w:val="00A92368"/>
    <w:rsid w:val="00A938F1"/>
    <w:rsid w:val="00A93A61"/>
    <w:rsid w:val="00A9419C"/>
    <w:rsid w:val="00A95750"/>
    <w:rsid w:val="00A9653A"/>
    <w:rsid w:val="00A97A41"/>
    <w:rsid w:val="00AA03FA"/>
    <w:rsid w:val="00AA102E"/>
    <w:rsid w:val="00AA1C45"/>
    <w:rsid w:val="00AA262E"/>
    <w:rsid w:val="00AA319B"/>
    <w:rsid w:val="00AA3EC0"/>
    <w:rsid w:val="00AA5098"/>
    <w:rsid w:val="00AA5C4C"/>
    <w:rsid w:val="00AA6C2C"/>
    <w:rsid w:val="00AA7ADF"/>
    <w:rsid w:val="00AB0217"/>
    <w:rsid w:val="00AB0956"/>
    <w:rsid w:val="00AB242A"/>
    <w:rsid w:val="00AB37B3"/>
    <w:rsid w:val="00AB57F7"/>
    <w:rsid w:val="00AB5D14"/>
    <w:rsid w:val="00AB5FC4"/>
    <w:rsid w:val="00AB6651"/>
    <w:rsid w:val="00AC22B0"/>
    <w:rsid w:val="00AC308B"/>
    <w:rsid w:val="00AC4737"/>
    <w:rsid w:val="00AC4CBB"/>
    <w:rsid w:val="00AC6C91"/>
    <w:rsid w:val="00AD0089"/>
    <w:rsid w:val="00AD44BE"/>
    <w:rsid w:val="00AD4E3E"/>
    <w:rsid w:val="00AD605A"/>
    <w:rsid w:val="00AD66D0"/>
    <w:rsid w:val="00AD7077"/>
    <w:rsid w:val="00AE254D"/>
    <w:rsid w:val="00AE2904"/>
    <w:rsid w:val="00AE7598"/>
    <w:rsid w:val="00AE787B"/>
    <w:rsid w:val="00AF35DB"/>
    <w:rsid w:val="00AF40BD"/>
    <w:rsid w:val="00AF4C65"/>
    <w:rsid w:val="00AF6573"/>
    <w:rsid w:val="00AF780A"/>
    <w:rsid w:val="00B0127B"/>
    <w:rsid w:val="00B01415"/>
    <w:rsid w:val="00B02E64"/>
    <w:rsid w:val="00B034F2"/>
    <w:rsid w:val="00B0442F"/>
    <w:rsid w:val="00B05FE7"/>
    <w:rsid w:val="00B0777F"/>
    <w:rsid w:val="00B07A2E"/>
    <w:rsid w:val="00B07D02"/>
    <w:rsid w:val="00B10036"/>
    <w:rsid w:val="00B11B73"/>
    <w:rsid w:val="00B14CC4"/>
    <w:rsid w:val="00B157FD"/>
    <w:rsid w:val="00B20BE7"/>
    <w:rsid w:val="00B21F21"/>
    <w:rsid w:val="00B2324E"/>
    <w:rsid w:val="00B262D4"/>
    <w:rsid w:val="00B26FDC"/>
    <w:rsid w:val="00B320C2"/>
    <w:rsid w:val="00B32521"/>
    <w:rsid w:val="00B35477"/>
    <w:rsid w:val="00B41936"/>
    <w:rsid w:val="00B41A84"/>
    <w:rsid w:val="00B43F29"/>
    <w:rsid w:val="00B4665A"/>
    <w:rsid w:val="00B46FF0"/>
    <w:rsid w:val="00B509DB"/>
    <w:rsid w:val="00B513F1"/>
    <w:rsid w:val="00B52D33"/>
    <w:rsid w:val="00B5328E"/>
    <w:rsid w:val="00B5374F"/>
    <w:rsid w:val="00B5405C"/>
    <w:rsid w:val="00B54093"/>
    <w:rsid w:val="00B60275"/>
    <w:rsid w:val="00B6144C"/>
    <w:rsid w:val="00B61B3A"/>
    <w:rsid w:val="00B63EBF"/>
    <w:rsid w:val="00B643F3"/>
    <w:rsid w:val="00B64E41"/>
    <w:rsid w:val="00B652F2"/>
    <w:rsid w:val="00B71D54"/>
    <w:rsid w:val="00B71FF2"/>
    <w:rsid w:val="00B807EA"/>
    <w:rsid w:val="00B817C2"/>
    <w:rsid w:val="00B81E72"/>
    <w:rsid w:val="00B83109"/>
    <w:rsid w:val="00B8467A"/>
    <w:rsid w:val="00B848C3"/>
    <w:rsid w:val="00B8598A"/>
    <w:rsid w:val="00B86DA1"/>
    <w:rsid w:val="00B878EC"/>
    <w:rsid w:val="00B87AFE"/>
    <w:rsid w:val="00B927A4"/>
    <w:rsid w:val="00B93821"/>
    <w:rsid w:val="00B94E4C"/>
    <w:rsid w:val="00B96400"/>
    <w:rsid w:val="00BA0D9A"/>
    <w:rsid w:val="00BA322E"/>
    <w:rsid w:val="00BA4F6C"/>
    <w:rsid w:val="00BA5D82"/>
    <w:rsid w:val="00BA6AA4"/>
    <w:rsid w:val="00BB0334"/>
    <w:rsid w:val="00BB2120"/>
    <w:rsid w:val="00BB45AE"/>
    <w:rsid w:val="00BB60B7"/>
    <w:rsid w:val="00BB62E6"/>
    <w:rsid w:val="00BB66F3"/>
    <w:rsid w:val="00BB7201"/>
    <w:rsid w:val="00BC3834"/>
    <w:rsid w:val="00BD0A5A"/>
    <w:rsid w:val="00BD2801"/>
    <w:rsid w:val="00BD3F57"/>
    <w:rsid w:val="00BD4F76"/>
    <w:rsid w:val="00BD6071"/>
    <w:rsid w:val="00BD6478"/>
    <w:rsid w:val="00BD6D99"/>
    <w:rsid w:val="00BE0E33"/>
    <w:rsid w:val="00BE1074"/>
    <w:rsid w:val="00BE16C3"/>
    <w:rsid w:val="00BE4816"/>
    <w:rsid w:val="00BE78C1"/>
    <w:rsid w:val="00BF1166"/>
    <w:rsid w:val="00BF1FA8"/>
    <w:rsid w:val="00BF292C"/>
    <w:rsid w:val="00BF2AA3"/>
    <w:rsid w:val="00BF4377"/>
    <w:rsid w:val="00BF7AD2"/>
    <w:rsid w:val="00C0010D"/>
    <w:rsid w:val="00C00D5C"/>
    <w:rsid w:val="00C01382"/>
    <w:rsid w:val="00C04B99"/>
    <w:rsid w:val="00C078AB"/>
    <w:rsid w:val="00C11645"/>
    <w:rsid w:val="00C12435"/>
    <w:rsid w:val="00C17562"/>
    <w:rsid w:val="00C17754"/>
    <w:rsid w:val="00C1789A"/>
    <w:rsid w:val="00C2048C"/>
    <w:rsid w:val="00C2063E"/>
    <w:rsid w:val="00C222A5"/>
    <w:rsid w:val="00C22581"/>
    <w:rsid w:val="00C23042"/>
    <w:rsid w:val="00C23318"/>
    <w:rsid w:val="00C25523"/>
    <w:rsid w:val="00C2555F"/>
    <w:rsid w:val="00C26D07"/>
    <w:rsid w:val="00C35EFE"/>
    <w:rsid w:val="00C37207"/>
    <w:rsid w:val="00C40941"/>
    <w:rsid w:val="00C41540"/>
    <w:rsid w:val="00C4179F"/>
    <w:rsid w:val="00C429F1"/>
    <w:rsid w:val="00C43322"/>
    <w:rsid w:val="00C433DD"/>
    <w:rsid w:val="00C436AB"/>
    <w:rsid w:val="00C436E9"/>
    <w:rsid w:val="00C43CFB"/>
    <w:rsid w:val="00C44FFC"/>
    <w:rsid w:val="00C45252"/>
    <w:rsid w:val="00C4599C"/>
    <w:rsid w:val="00C46247"/>
    <w:rsid w:val="00C462EB"/>
    <w:rsid w:val="00C500B8"/>
    <w:rsid w:val="00C50A75"/>
    <w:rsid w:val="00C50C90"/>
    <w:rsid w:val="00C518ED"/>
    <w:rsid w:val="00C51E57"/>
    <w:rsid w:val="00C536B6"/>
    <w:rsid w:val="00C54112"/>
    <w:rsid w:val="00C54412"/>
    <w:rsid w:val="00C54BAB"/>
    <w:rsid w:val="00C56239"/>
    <w:rsid w:val="00C56949"/>
    <w:rsid w:val="00C56C9A"/>
    <w:rsid w:val="00C57224"/>
    <w:rsid w:val="00C572B4"/>
    <w:rsid w:val="00C57B42"/>
    <w:rsid w:val="00C621AD"/>
    <w:rsid w:val="00C64D8B"/>
    <w:rsid w:val="00C65AE0"/>
    <w:rsid w:val="00C803F3"/>
    <w:rsid w:val="00C82DD8"/>
    <w:rsid w:val="00C83718"/>
    <w:rsid w:val="00C837DF"/>
    <w:rsid w:val="00C83A08"/>
    <w:rsid w:val="00C83DA0"/>
    <w:rsid w:val="00C846F8"/>
    <w:rsid w:val="00C86353"/>
    <w:rsid w:val="00C86DB5"/>
    <w:rsid w:val="00C91049"/>
    <w:rsid w:val="00C933D0"/>
    <w:rsid w:val="00C94624"/>
    <w:rsid w:val="00C95805"/>
    <w:rsid w:val="00C96EF4"/>
    <w:rsid w:val="00C97BEA"/>
    <w:rsid w:val="00C97FB2"/>
    <w:rsid w:val="00CA0A34"/>
    <w:rsid w:val="00CA1383"/>
    <w:rsid w:val="00CA4864"/>
    <w:rsid w:val="00CA551E"/>
    <w:rsid w:val="00CA5E78"/>
    <w:rsid w:val="00CA7851"/>
    <w:rsid w:val="00CB01B0"/>
    <w:rsid w:val="00CB1F7E"/>
    <w:rsid w:val="00CB3337"/>
    <w:rsid w:val="00CB44A7"/>
    <w:rsid w:val="00CB6F9D"/>
    <w:rsid w:val="00CB7985"/>
    <w:rsid w:val="00CC3E58"/>
    <w:rsid w:val="00CC3E6B"/>
    <w:rsid w:val="00CC461F"/>
    <w:rsid w:val="00CC58B8"/>
    <w:rsid w:val="00CD0760"/>
    <w:rsid w:val="00CD36E4"/>
    <w:rsid w:val="00CD4EC8"/>
    <w:rsid w:val="00CD4FA1"/>
    <w:rsid w:val="00CD502F"/>
    <w:rsid w:val="00CD574D"/>
    <w:rsid w:val="00CD6026"/>
    <w:rsid w:val="00CE01C2"/>
    <w:rsid w:val="00CE0EA4"/>
    <w:rsid w:val="00CE7817"/>
    <w:rsid w:val="00CF014D"/>
    <w:rsid w:val="00CF3CE1"/>
    <w:rsid w:val="00D01271"/>
    <w:rsid w:val="00D020D4"/>
    <w:rsid w:val="00D02721"/>
    <w:rsid w:val="00D04D5F"/>
    <w:rsid w:val="00D051E3"/>
    <w:rsid w:val="00D0614F"/>
    <w:rsid w:val="00D06490"/>
    <w:rsid w:val="00D113DB"/>
    <w:rsid w:val="00D1170D"/>
    <w:rsid w:val="00D11C8E"/>
    <w:rsid w:val="00D171FA"/>
    <w:rsid w:val="00D1770B"/>
    <w:rsid w:val="00D17A57"/>
    <w:rsid w:val="00D25F9E"/>
    <w:rsid w:val="00D267C8"/>
    <w:rsid w:val="00D27ED5"/>
    <w:rsid w:val="00D335CE"/>
    <w:rsid w:val="00D33774"/>
    <w:rsid w:val="00D33DD7"/>
    <w:rsid w:val="00D343D6"/>
    <w:rsid w:val="00D34E82"/>
    <w:rsid w:val="00D363F2"/>
    <w:rsid w:val="00D40D20"/>
    <w:rsid w:val="00D43087"/>
    <w:rsid w:val="00D4358C"/>
    <w:rsid w:val="00D45308"/>
    <w:rsid w:val="00D45FF0"/>
    <w:rsid w:val="00D460B3"/>
    <w:rsid w:val="00D46327"/>
    <w:rsid w:val="00D46CA2"/>
    <w:rsid w:val="00D50001"/>
    <w:rsid w:val="00D50F52"/>
    <w:rsid w:val="00D50F8A"/>
    <w:rsid w:val="00D5429D"/>
    <w:rsid w:val="00D54B91"/>
    <w:rsid w:val="00D560A7"/>
    <w:rsid w:val="00D56959"/>
    <w:rsid w:val="00D571B2"/>
    <w:rsid w:val="00D578AC"/>
    <w:rsid w:val="00D62E6E"/>
    <w:rsid w:val="00D63644"/>
    <w:rsid w:val="00D6415C"/>
    <w:rsid w:val="00D6436C"/>
    <w:rsid w:val="00D6436D"/>
    <w:rsid w:val="00D70073"/>
    <w:rsid w:val="00D70733"/>
    <w:rsid w:val="00D70998"/>
    <w:rsid w:val="00D70ED1"/>
    <w:rsid w:val="00D710EF"/>
    <w:rsid w:val="00D720F1"/>
    <w:rsid w:val="00D76118"/>
    <w:rsid w:val="00D77241"/>
    <w:rsid w:val="00D7752F"/>
    <w:rsid w:val="00D815A2"/>
    <w:rsid w:val="00D84694"/>
    <w:rsid w:val="00D84F6B"/>
    <w:rsid w:val="00D850D3"/>
    <w:rsid w:val="00D85A69"/>
    <w:rsid w:val="00D85CFF"/>
    <w:rsid w:val="00D8668A"/>
    <w:rsid w:val="00D86F06"/>
    <w:rsid w:val="00D870DC"/>
    <w:rsid w:val="00D90B9E"/>
    <w:rsid w:val="00D920A8"/>
    <w:rsid w:val="00D920EA"/>
    <w:rsid w:val="00D9363B"/>
    <w:rsid w:val="00D946BC"/>
    <w:rsid w:val="00D95144"/>
    <w:rsid w:val="00D95182"/>
    <w:rsid w:val="00D96AE0"/>
    <w:rsid w:val="00D96CC5"/>
    <w:rsid w:val="00D97293"/>
    <w:rsid w:val="00DA0AA8"/>
    <w:rsid w:val="00DA22F8"/>
    <w:rsid w:val="00DA29B9"/>
    <w:rsid w:val="00DA3189"/>
    <w:rsid w:val="00DA618B"/>
    <w:rsid w:val="00DB2401"/>
    <w:rsid w:val="00DB37EC"/>
    <w:rsid w:val="00DB5D7D"/>
    <w:rsid w:val="00DB7EB8"/>
    <w:rsid w:val="00DC314D"/>
    <w:rsid w:val="00DC3185"/>
    <w:rsid w:val="00DC477E"/>
    <w:rsid w:val="00DC5B08"/>
    <w:rsid w:val="00DC7431"/>
    <w:rsid w:val="00DD63E8"/>
    <w:rsid w:val="00DD65D9"/>
    <w:rsid w:val="00DE2ABB"/>
    <w:rsid w:val="00DE3700"/>
    <w:rsid w:val="00DE54F5"/>
    <w:rsid w:val="00DE5CC8"/>
    <w:rsid w:val="00DE6B1D"/>
    <w:rsid w:val="00DE7109"/>
    <w:rsid w:val="00DF0EB4"/>
    <w:rsid w:val="00DF1CD6"/>
    <w:rsid w:val="00DF213F"/>
    <w:rsid w:val="00DF35D2"/>
    <w:rsid w:val="00DF493A"/>
    <w:rsid w:val="00DF578C"/>
    <w:rsid w:val="00DF674D"/>
    <w:rsid w:val="00DF6790"/>
    <w:rsid w:val="00DF7F28"/>
    <w:rsid w:val="00E009CC"/>
    <w:rsid w:val="00E02865"/>
    <w:rsid w:val="00E032E5"/>
    <w:rsid w:val="00E03CE7"/>
    <w:rsid w:val="00E05556"/>
    <w:rsid w:val="00E055D1"/>
    <w:rsid w:val="00E066E5"/>
    <w:rsid w:val="00E0753D"/>
    <w:rsid w:val="00E1058C"/>
    <w:rsid w:val="00E11651"/>
    <w:rsid w:val="00E15B61"/>
    <w:rsid w:val="00E17A68"/>
    <w:rsid w:val="00E20082"/>
    <w:rsid w:val="00E206FE"/>
    <w:rsid w:val="00E21554"/>
    <w:rsid w:val="00E23716"/>
    <w:rsid w:val="00E23EC8"/>
    <w:rsid w:val="00E2555F"/>
    <w:rsid w:val="00E32952"/>
    <w:rsid w:val="00E33EC9"/>
    <w:rsid w:val="00E35486"/>
    <w:rsid w:val="00E35550"/>
    <w:rsid w:val="00E4065F"/>
    <w:rsid w:val="00E413D7"/>
    <w:rsid w:val="00E432CC"/>
    <w:rsid w:val="00E44A4D"/>
    <w:rsid w:val="00E45D79"/>
    <w:rsid w:val="00E4622D"/>
    <w:rsid w:val="00E46E10"/>
    <w:rsid w:val="00E476FD"/>
    <w:rsid w:val="00E51AE5"/>
    <w:rsid w:val="00E52A4F"/>
    <w:rsid w:val="00E532C7"/>
    <w:rsid w:val="00E53FEA"/>
    <w:rsid w:val="00E5561B"/>
    <w:rsid w:val="00E55F5B"/>
    <w:rsid w:val="00E5702F"/>
    <w:rsid w:val="00E609EC"/>
    <w:rsid w:val="00E61E1A"/>
    <w:rsid w:val="00E63C57"/>
    <w:rsid w:val="00E65198"/>
    <w:rsid w:val="00E679BA"/>
    <w:rsid w:val="00E7002C"/>
    <w:rsid w:val="00E70264"/>
    <w:rsid w:val="00E71306"/>
    <w:rsid w:val="00E7212E"/>
    <w:rsid w:val="00E73681"/>
    <w:rsid w:val="00E74595"/>
    <w:rsid w:val="00E750F7"/>
    <w:rsid w:val="00E768F3"/>
    <w:rsid w:val="00E76920"/>
    <w:rsid w:val="00E776D5"/>
    <w:rsid w:val="00E800E5"/>
    <w:rsid w:val="00E81ADD"/>
    <w:rsid w:val="00E827C9"/>
    <w:rsid w:val="00E83383"/>
    <w:rsid w:val="00E84548"/>
    <w:rsid w:val="00E851C8"/>
    <w:rsid w:val="00E85708"/>
    <w:rsid w:val="00E86F1C"/>
    <w:rsid w:val="00E900BE"/>
    <w:rsid w:val="00E90C73"/>
    <w:rsid w:val="00E90EF6"/>
    <w:rsid w:val="00E91582"/>
    <w:rsid w:val="00E9167A"/>
    <w:rsid w:val="00E9180D"/>
    <w:rsid w:val="00E91930"/>
    <w:rsid w:val="00E93174"/>
    <w:rsid w:val="00E94260"/>
    <w:rsid w:val="00EA0128"/>
    <w:rsid w:val="00EA0500"/>
    <w:rsid w:val="00EA2ABF"/>
    <w:rsid w:val="00EA2E8F"/>
    <w:rsid w:val="00EA3D02"/>
    <w:rsid w:val="00EA6739"/>
    <w:rsid w:val="00EB0880"/>
    <w:rsid w:val="00EB205F"/>
    <w:rsid w:val="00EB2B6B"/>
    <w:rsid w:val="00EB3E3E"/>
    <w:rsid w:val="00EB4209"/>
    <w:rsid w:val="00EB525D"/>
    <w:rsid w:val="00EB6FE4"/>
    <w:rsid w:val="00EB7DE8"/>
    <w:rsid w:val="00EC1469"/>
    <w:rsid w:val="00EC3E10"/>
    <w:rsid w:val="00EC576F"/>
    <w:rsid w:val="00ED4C94"/>
    <w:rsid w:val="00ED4FDE"/>
    <w:rsid w:val="00ED7A73"/>
    <w:rsid w:val="00ED7F4E"/>
    <w:rsid w:val="00EE06A7"/>
    <w:rsid w:val="00EE0993"/>
    <w:rsid w:val="00EE17A3"/>
    <w:rsid w:val="00EE2D86"/>
    <w:rsid w:val="00EE4057"/>
    <w:rsid w:val="00EE4C86"/>
    <w:rsid w:val="00EE6CA8"/>
    <w:rsid w:val="00EF02F5"/>
    <w:rsid w:val="00EF14BB"/>
    <w:rsid w:val="00EF42BC"/>
    <w:rsid w:val="00EF460E"/>
    <w:rsid w:val="00EF467B"/>
    <w:rsid w:val="00EF52C2"/>
    <w:rsid w:val="00EF5DB6"/>
    <w:rsid w:val="00F03E7E"/>
    <w:rsid w:val="00F0629A"/>
    <w:rsid w:val="00F06532"/>
    <w:rsid w:val="00F0726C"/>
    <w:rsid w:val="00F109F6"/>
    <w:rsid w:val="00F11C5B"/>
    <w:rsid w:val="00F13867"/>
    <w:rsid w:val="00F15295"/>
    <w:rsid w:val="00F1561E"/>
    <w:rsid w:val="00F163E9"/>
    <w:rsid w:val="00F17826"/>
    <w:rsid w:val="00F202F5"/>
    <w:rsid w:val="00F208CD"/>
    <w:rsid w:val="00F21EFF"/>
    <w:rsid w:val="00F2289A"/>
    <w:rsid w:val="00F2582A"/>
    <w:rsid w:val="00F2737E"/>
    <w:rsid w:val="00F32253"/>
    <w:rsid w:val="00F3267E"/>
    <w:rsid w:val="00F33D63"/>
    <w:rsid w:val="00F3568D"/>
    <w:rsid w:val="00F366F7"/>
    <w:rsid w:val="00F36F0D"/>
    <w:rsid w:val="00F373E4"/>
    <w:rsid w:val="00F4280A"/>
    <w:rsid w:val="00F45416"/>
    <w:rsid w:val="00F47911"/>
    <w:rsid w:val="00F50EE4"/>
    <w:rsid w:val="00F53F53"/>
    <w:rsid w:val="00F548B0"/>
    <w:rsid w:val="00F57B77"/>
    <w:rsid w:val="00F6040C"/>
    <w:rsid w:val="00F60AC2"/>
    <w:rsid w:val="00F63314"/>
    <w:rsid w:val="00F63C1B"/>
    <w:rsid w:val="00F65AEB"/>
    <w:rsid w:val="00F66203"/>
    <w:rsid w:val="00F664D6"/>
    <w:rsid w:val="00F6661A"/>
    <w:rsid w:val="00F7142C"/>
    <w:rsid w:val="00F7199D"/>
    <w:rsid w:val="00F71F32"/>
    <w:rsid w:val="00F737BD"/>
    <w:rsid w:val="00F73BF0"/>
    <w:rsid w:val="00F73ED9"/>
    <w:rsid w:val="00F73F4D"/>
    <w:rsid w:val="00F741B5"/>
    <w:rsid w:val="00F75142"/>
    <w:rsid w:val="00F80B02"/>
    <w:rsid w:val="00F8115D"/>
    <w:rsid w:val="00F818F9"/>
    <w:rsid w:val="00F81D01"/>
    <w:rsid w:val="00F85BB8"/>
    <w:rsid w:val="00F863FD"/>
    <w:rsid w:val="00F94D11"/>
    <w:rsid w:val="00F96827"/>
    <w:rsid w:val="00F96B14"/>
    <w:rsid w:val="00FA2979"/>
    <w:rsid w:val="00FA3D61"/>
    <w:rsid w:val="00FA57D4"/>
    <w:rsid w:val="00FA5D65"/>
    <w:rsid w:val="00FA6276"/>
    <w:rsid w:val="00FA636A"/>
    <w:rsid w:val="00FA7F72"/>
    <w:rsid w:val="00FB0806"/>
    <w:rsid w:val="00FB0BC0"/>
    <w:rsid w:val="00FB1586"/>
    <w:rsid w:val="00FB15D7"/>
    <w:rsid w:val="00FB58F3"/>
    <w:rsid w:val="00FB5C87"/>
    <w:rsid w:val="00FB74F8"/>
    <w:rsid w:val="00FC63ED"/>
    <w:rsid w:val="00FC7577"/>
    <w:rsid w:val="00FC7701"/>
    <w:rsid w:val="00FC7909"/>
    <w:rsid w:val="00FD20D0"/>
    <w:rsid w:val="00FD2E00"/>
    <w:rsid w:val="00FD30DE"/>
    <w:rsid w:val="00FD3A9B"/>
    <w:rsid w:val="00FD469A"/>
    <w:rsid w:val="00FD4A67"/>
    <w:rsid w:val="00FD531D"/>
    <w:rsid w:val="00FE0696"/>
    <w:rsid w:val="00FE0CB3"/>
    <w:rsid w:val="00FE0CD9"/>
    <w:rsid w:val="00FE2120"/>
    <w:rsid w:val="00FE22C6"/>
    <w:rsid w:val="00FE324C"/>
    <w:rsid w:val="00FF1EAE"/>
    <w:rsid w:val="00FF3ECA"/>
    <w:rsid w:val="00FF64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6"/>
    </o:shapedefaults>
    <o:shapelayout v:ext="edit">
      <o:idmap v:ext="edit" data="1"/>
    </o:shapelayout>
  </w:shapeDefaults>
  <w:decimalSymbol w:val=","/>
  <w:listSeparator w:val=";"/>
  <w14:docId w14:val="13ACC858"/>
  <w15:docId w15:val="{6A3663B9-BD73-4B6C-84A8-D8A9B252A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383"/>
    <w:rPr>
      <w:rFonts w:ascii="Arial" w:hAnsi="Arial"/>
      <w:szCs w:val="24"/>
      <w:lang w:val="en-US" w:eastAsia="en-US"/>
    </w:rPr>
  </w:style>
  <w:style w:type="paragraph" w:styleId="Heading1">
    <w:name w:val="heading 1"/>
    <w:basedOn w:val="Normal"/>
    <w:next w:val="Normal"/>
    <w:qFormat/>
    <w:rsid w:val="00190A30"/>
    <w:pPr>
      <w:keepNext/>
      <w:numPr>
        <w:numId w:val="12"/>
      </w:numPr>
      <w:pBdr>
        <w:bottom w:val="single" w:sz="4" w:space="1" w:color="1F497D" w:themeColor="text2"/>
      </w:pBdr>
      <w:spacing w:before="360" w:after="240"/>
      <w:jc w:val="right"/>
      <w:outlineLvl w:val="0"/>
    </w:pPr>
    <w:rPr>
      <w:rFonts w:ascii="Segoe UI" w:hAnsi="Segoe UI" w:cs="Arial"/>
      <w:bCs/>
      <w:color w:val="1F497D" w:themeColor="text2"/>
      <w:kern w:val="32"/>
      <w:sz w:val="24"/>
      <w:szCs w:val="32"/>
    </w:rPr>
  </w:style>
  <w:style w:type="paragraph" w:styleId="Heading2">
    <w:name w:val="heading 2"/>
    <w:basedOn w:val="Normal"/>
    <w:next w:val="Normal"/>
    <w:qFormat/>
    <w:rsid w:val="00190A30"/>
    <w:pPr>
      <w:keepNext/>
      <w:numPr>
        <w:ilvl w:val="1"/>
        <w:numId w:val="12"/>
      </w:numPr>
      <w:spacing w:before="240" w:after="20"/>
      <w:outlineLvl w:val="1"/>
    </w:pPr>
    <w:rPr>
      <w:rFonts w:cs="Arial"/>
      <w:b/>
      <w:bCs/>
      <w:iCs/>
      <w:szCs w:val="28"/>
    </w:rPr>
  </w:style>
  <w:style w:type="paragraph" w:styleId="Heading3">
    <w:name w:val="heading 3"/>
    <w:basedOn w:val="Normal"/>
    <w:next w:val="Normal"/>
    <w:qFormat/>
    <w:rsid w:val="00B643F3"/>
    <w:pPr>
      <w:keepNext/>
      <w:numPr>
        <w:ilvl w:val="2"/>
        <w:numId w:val="12"/>
      </w:numPr>
      <w:spacing w:before="120" w:after="120"/>
      <w:outlineLvl w:val="2"/>
    </w:pPr>
    <w:rPr>
      <w:rFonts w:cs="Arial"/>
      <w:b/>
      <w:bCs/>
      <w:color w:val="FFFFFF" w:themeColor="background1"/>
      <w:szCs w:val="26"/>
    </w:rPr>
  </w:style>
  <w:style w:type="paragraph" w:styleId="Heading4">
    <w:name w:val="heading 4"/>
    <w:basedOn w:val="Normal"/>
    <w:next w:val="Normal"/>
    <w:link w:val="Heading4Char"/>
    <w:unhideWhenUsed/>
    <w:qFormat/>
    <w:rsid w:val="0091592A"/>
    <w:pPr>
      <w:keepNext/>
      <w:numPr>
        <w:ilvl w:val="3"/>
        <w:numId w:val="12"/>
      </w:numPr>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91592A"/>
    <w:pPr>
      <w:numPr>
        <w:ilvl w:val="4"/>
        <w:numId w:val="12"/>
      </w:num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91592A"/>
    <w:pPr>
      <w:numPr>
        <w:ilvl w:val="5"/>
        <w:numId w:val="12"/>
      </w:numPr>
      <w:spacing w:before="240" w:after="60"/>
      <w:outlineLvl w:val="5"/>
    </w:pPr>
    <w:rPr>
      <w:rFonts w:ascii="Calibri" w:hAnsi="Calibri"/>
      <w:b/>
      <w:bCs/>
      <w:sz w:val="22"/>
      <w:szCs w:val="22"/>
    </w:rPr>
  </w:style>
  <w:style w:type="paragraph" w:styleId="Heading7">
    <w:name w:val="heading 7"/>
    <w:basedOn w:val="Normal"/>
    <w:next w:val="Normal"/>
    <w:link w:val="Heading7Char"/>
    <w:unhideWhenUsed/>
    <w:qFormat/>
    <w:rsid w:val="0091592A"/>
    <w:pPr>
      <w:numPr>
        <w:ilvl w:val="6"/>
        <w:numId w:val="12"/>
      </w:numPr>
      <w:spacing w:before="240" w:after="60"/>
      <w:outlineLvl w:val="6"/>
    </w:pPr>
    <w:rPr>
      <w:rFonts w:ascii="Calibri" w:hAnsi="Calibri"/>
    </w:rPr>
  </w:style>
  <w:style w:type="paragraph" w:styleId="Heading8">
    <w:name w:val="heading 8"/>
    <w:basedOn w:val="Normal"/>
    <w:next w:val="Normal"/>
    <w:link w:val="Heading8Char"/>
    <w:unhideWhenUsed/>
    <w:qFormat/>
    <w:rsid w:val="0091592A"/>
    <w:pPr>
      <w:numPr>
        <w:ilvl w:val="7"/>
        <w:numId w:val="12"/>
      </w:numPr>
      <w:spacing w:before="240" w:after="60"/>
      <w:outlineLvl w:val="7"/>
    </w:pPr>
    <w:rPr>
      <w:rFonts w:ascii="Calibri" w:hAnsi="Calibri"/>
      <w:i/>
      <w:iCs/>
    </w:rPr>
  </w:style>
  <w:style w:type="paragraph" w:styleId="Heading9">
    <w:name w:val="heading 9"/>
    <w:basedOn w:val="Normal"/>
    <w:next w:val="Normal"/>
    <w:link w:val="Heading9Char"/>
    <w:unhideWhenUsed/>
    <w:qFormat/>
    <w:rsid w:val="0091592A"/>
    <w:pPr>
      <w:numPr>
        <w:ilvl w:val="8"/>
        <w:numId w:val="12"/>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paragraphbullets">
    <w:name w:val="Main paragraph bullets"/>
    <w:basedOn w:val="Normalfont"/>
    <w:autoRedefine/>
    <w:semiHidden/>
    <w:rsid w:val="009A1E00"/>
    <w:pPr>
      <w:numPr>
        <w:numId w:val="1"/>
      </w:numPr>
    </w:pPr>
  </w:style>
  <w:style w:type="paragraph" w:customStyle="1" w:styleId="Normalfont">
    <w:name w:val="Normal font"/>
    <w:basedOn w:val="Normal"/>
    <w:semiHidden/>
    <w:rsid w:val="009A1E00"/>
    <w:rPr>
      <w:rFonts w:cs="Arial"/>
    </w:rPr>
  </w:style>
  <w:style w:type="paragraph" w:customStyle="1" w:styleId="UNImainsectionheading">
    <w:name w:val="UNI main section heading"/>
    <w:basedOn w:val="Normal"/>
    <w:next w:val="Normal"/>
    <w:autoRedefine/>
    <w:semiHidden/>
    <w:rsid w:val="00564330"/>
    <w:pPr>
      <w:numPr>
        <w:numId w:val="2"/>
      </w:numPr>
      <w:pBdr>
        <w:top w:val="single" w:sz="4" w:space="1" w:color="auto"/>
        <w:bottom w:val="single" w:sz="4" w:space="1" w:color="auto"/>
      </w:pBdr>
    </w:pPr>
    <w:rPr>
      <w:b/>
      <w:caps/>
      <w:color w:val="0000FF"/>
      <w:sz w:val="22"/>
      <w:szCs w:val="22"/>
      <w:lang w:val="en-GB"/>
    </w:rPr>
  </w:style>
  <w:style w:type="paragraph" w:customStyle="1" w:styleId="Mainparagraphheading">
    <w:name w:val="Main paragraph heading"/>
    <w:basedOn w:val="Normalfont"/>
    <w:next w:val="Mainparagraphbody"/>
    <w:autoRedefine/>
    <w:semiHidden/>
    <w:rsid w:val="002D628D"/>
    <w:pPr>
      <w:spacing w:before="120" w:after="120"/>
    </w:pPr>
    <w:rPr>
      <w:b/>
    </w:rPr>
  </w:style>
  <w:style w:type="paragraph" w:customStyle="1" w:styleId="Mainsectionheading">
    <w:name w:val="Main section heading"/>
    <w:basedOn w:val="Normalfont"/>
    <w:next w:val="Normalfont"/>
    <w:autoRedefine/>
    <w:semiHidden/>
    <w:rsid w:val="002D628D"/>
    <w:pPr>
      <w:pBdr>
        <w:bottom w:val="single" w:sz="4" w:space="1" w:color="auto"/>
      </w:pBdr>
      <w:spacing w:before="120"/>
    </w:pPr>
    <w:rPr>
      <w:b/>
    </w:rPr>
  </w:style>
  <w:style w:type="paragraph" w:customStyle="1" w:styleId="Mainparagraphbody">
    <w:name w:val="Main paragraph body"/>
    <w:basedOn w:val="Normalfont"/>
    <w:autoRedefine/>
    <w:semiHidden/>
    <w:rsid w:val="009A1E00"/>
    <w:pPr>
      <w:ind w:left="794"/>
    </w:pPr>
  </w:style>
  <w:style w:type="paragraph" w:customStyle="1" w:styleId="Subparagraphbody">
    <w:name w:val="Sub paragraph body"/>
    <w:basedOn w:val="Normalfont"/>
    <w:autoRedefine/>
    <w:semiHidden/>
    <w:rsid w:val="00563A39"/>
    <w:pPr>
      <w:ind w:left="1247"/>
    </w:pPr>
  </w:style>
  <w:style w:type="paragraph" w:customStyle="1" w:styleId="Subparagraphheading">
    <w:name w:val="Sub paragraph heading"/>
    <w:basedOn w:val="Normalfont"/>
    <w:next w:val="Subparagraphbody"/>
    <w:autoRedefine/>
    <w:semiHidden/>
    <w:rsid w:val="002D628D"/>
    <w:pPr>
      <w:spacing w:before="120"/>
    </w:pPr>
    <w:rPr>
      <w:b/>
      <w:sz w:val="24"/>
    </w:rPr>
  </w:style>
  <w:style w:type="paragraph" w:customStyle="1" w:styleId="UNImainparagraphheading">
    <w:name w:val="UNI main paragraph heading"/>
    <w:basedOn w:val="Normal"/>
    <w:next w:val="Normal"/>
    <w:autoRedefine/>
    <w:semiHidden/>
    <w:rsid w:val="00564330"/>
    <w:pPr>
      <w:numPr>
        <w:ilvl w:val="1"/>
        <w:numId w:val="2"/>
      </w:numPr>
      <w:spacing w:before="120" w:after="120"/>
    </w:pPr>
    <w:rPr>
      <w:b/>
      <w:sz w:val="22"/>
      <w:szCs w:val="22"/>
    </w:rPr>
  </w:style>
  <w:style w:type="paragraph" w:customStyle="1" w:styleId="UNIsubparagraphheading">
    <w:name w:val="UNI sub paragraph heading"/>
    <w:basedOn w:val="Normal"/>
    <w:next w:val="Normal"/>
    <w:autoRedefine/>
    <w:semiHidden/>
    <w:rsid w:val="00564330"/>
    <w:pPr>
      <w:numPr>
        <w:ilvl w:val="2"/>
        <w:numId w:val="2"/>
      </w:numPr>
      <w:spacing w:before="120" w:after="120"/>
    </w:pPr>
    <w:rPr>
      <w:b/>
      <w:sz w:val="22"/>
      <w:szCs w:val="22"/>
    </w:rPr>
  </w:style>
  <w:style w:type="paragraph" w:customStyle="1" w:styleId="UNIsubparagraphbody">
    <w:name w:val="UNI sub paragraph body"/>
    <w:basedOn w:val="Normal"/>
    <w:autoRedefine/>
    <w:semiHidden/>
    <w:rsid w:val="00564330"/>
    <w:pPr>
      <w:ind w:left="1418"/>
    </w:pPr>
    <w:rPr>
      <w:sz w:val="22"/>
      <w:szCs w:val="20"/>
    </w:rPr>
  </w:style>
  <w:style w:type="paragraph" w:customStyle="1" w:styleId="UNImainparagraphbullets">
    <w:name w:val="UNI main paragraph bullets"/>
    <w:basedOn w:val="Normal"/>
    <w:autoRedefine/>
    <w:semiHidden/>
    <w:rsid w:val="00563A39"/>
    <w:pPr>
      <w:numPr>
        <w:ilvl w:val="2"/>
        <w:numId w:val="6"/>
      </w:numPr>
    </w:pPr>
    <w:rPr>
      <w:sz w:val="22"/>
      <w:szCs w:val="20"/>
    </w:rPr>
  </w:style>
  <w:style w:type="paragraph" w:customStyle="1" w:styleId="UNImainsectionbullets">
    <w:name w:val="UNI main section bullets"/>
    <w:basedOn w:val="Normal"/>
    <w:autoRedefine/>
    <w:semiHidden/>
    <w:rsid w:val="00E800E5"/>
    <w:pPr>
      <w:numPr>
        <w:numId w:val="3"/>
      </w:numPr>
    </w:pPr>
    <w:rPr>
      <w:sz w:val="22"/>
      <w:szCs w:val="22"/>
      <w:lang w:val="en-GB"/>
    </w:rPr>
  </w:style>
  <w:style w:type="paragraph" w:customStyle="1" w:styleId="UNImainsectionbody">
    <w:name w:val="UNI main section body"/>
    <w:basedOn w:val="UNIsubparagraphbody"/>
    <w:autoRedefine/>
    <w:semiHidden/>
    <w:rsid w:val="00C433DD"/>
    <w:pPr>
      <w:ind w:left="0"/>
      <w:jc w:val="both"/>
    </w:pPr>
    <w:rPr>
      <w:bCs/>
      <w:szCs w:val="22"/>
    </w:rPr>
  </w:style>
  <w:style w:type="paragraph" w:customStyle="1" w:styleId="UNInormalfont">
    <w:name w:val="UNI normal font"/>
    <w:basedOn w:val="Normal"/>
    <w:autoRedefine/>
    <w:semiHidden/>
    <w:rsid w:val="00C433DD"/>
    <w:rPr>
      <w:sz w:val="22"/>
      <w:szCs w:val="20"/>
      <w:lang w:val="en-GB"/>
    </w:rPr>
  </w:style>
  <w:style w:type="paragraph" w:customStyle="1" w:styleId="UNInormalfontBOLD">
    <w:name w:val="UNI normal font BOLD"/>
    <w:basedOn w:val="UNInormalfont"/>
    <w:autoRedefine/>
    <w:semiHidden/>
    <w:rsid w:val="00C433DD"/>
    <w:rPr>
      <w:b/>
    </w:rPr>
  </w:style>
  <w:style w:type="paragraph" w:customStyle="1" w:styleId="UNImainparagraphbody">
    <w:name w:val="UNI main paragraph body"/>
    <w:basedOn w:val="UNIsubparagraphbody"/>
    <w:autoRedefine/>
    <w:semiHidden/>
    <w:rsid w:val="00C433DD"/>
    <w:pPr>
      <w:ind w:left="624"/>
    </w:pPr>
  </w:style>
  <w:style w:type="paragraph" w:customStyle="1" w:styleId="UNIsubparagraphbullets">
    <w:name w:val="UNI sub paragraph bullets"/>
    <w:basedOn w:val="UNIsubparagraphbody"/>
    <w:autoRedefine/>
    <w:semiHidden/>
    <w:rsid w:val="00E800E5"/>
    <w:pPr>
      <w:numPr>
        <w:numId w:val="4"/>
      </w:numPr>
      <w:tabs>
        <w:tab w:val="clear" w:pos="2495"/>
        <w:tab w:val="num" w:pos="2835"/>
      </w:tabs>
      <w:ind w:left="2835" w:hanging="567"/>
    </w:pPr>
  </w:style>
  <w:style w:type="paragraph" w:customStyle="1" w:styleId="BWLMainparagraphheading">
    <w:name w:val="BWL Main paragraph heading"/>
    <w:basedOn w:val="Normalfont"/>
    <w:next w:val="Mainparagraphbody"/>
    <w:autoRedefine/>
    <w:semiHidden/>
    <w:rsid w:val="002D628D"/>
    <w:pPr>
      <w:numPr>
        <w:ilvl w:val="1"/>
        <w:numId w:val="5"/>
      </w:numPr>
      <w:spacing w:before="120" w:after="120"/>
    </w:pPr>
    <w:rPr>
      <w:b/>
    </w:rPr>
  </w:style>
  <w:style w:type="paragraph" w:customStyle="1" w:styleId="BWLMainsectionheading">
    <w:name w:val="BWL Main section heading"/>
    <w:basedOn w:val="Normalfont"/>
    <w:next w:val="Normalfont"/>
    <w:autoRedefine/>
    <w:semiHidden/>
    <w:rsid w:val="002D628D"/>
    <w:pPr>
      <w:numPr>
        <w:numId w:val="5"/>
      </w:numPr>
      <w:pBdr>
        <w:bottom w:val="single" w:sz="4" w:space="1" w:color="auto"/>
      </w:pBdr>
      <w:spacing w:before="120"/>
    </w:pPr>
    <w:rPr>
      <w:b/>
    </w:rPr>
  </w:style>
  <w:style w:type="paragraph" w:customStyle="1" w:styleId="BWLSubparagraphheading">
    <w:name w:val="BWL Sub paragraph heading"/>
    <w:basedOn w:val="Normalfont"/>
    <w:next w:val="Subparagraphbody"/>
    <w:autoRedefine/>
    <w:semiHidden/>
    <w:rsid w:val="002D628D"/>
    <w:pPr>
      <w:numPr>
        <w:ilvl w:val="2"/>
        <w:numId w:val="5"/>
      </w:numPr>
      <w:spacing w:before="120"/>
    </w:pPr>
    <w:rPr>
      <w:b/>
    </w:rPr>
  </w:style>
  <w:style w:type="paragraph" w:customStyle="1" w:styleId="BWLmainsectionbody">
    <w:name w:val="BWL main section body"/>
    <w:basedOn w:val="Normalfont"/>
    <w:autoRedefine/>
    <w:semiHidden/>
    <w:rsid w:val="002D628D"/>
  </w:style>
  <w:style w:type="paragraph" w:customStyle="1" w:styleId="BWLmainparagraphbody">
    <w:name w:val="BWL main paragraph body"/>
    <w:basedOn w:val="BWLmainsectionbody"/>
    <w:autoRedefine/>
    <w:semiHidden/>
    <w:rsid w:val="00444E7D"/>
    <w:pPr>
      <w:ind w:left="737"/>
    </w:pPr>
  </w:style>
  <w:style w:type="paragraph" w:customStyle="1" w:styleId="BWLMainparagraphbody0">
    <w:name w:val="BWL Main paragraph body"/>
    <w:basedOn w:val="Normalfont"/>
    <w:autoRedefine/>
    <w:semiHidden/>
    <w:rsid w:val="002D628D"/>
    <w:pPr>
      <w:ind w:left="794"/>
    </w:pPr>
  </w:style>
  <w:style w:type="paragraph" w:customStyle="1" w:styleId="BWLmainparagraphbullets">
    <w:name w:val="BWL main paragraph bullets"/>
    <w:basedOn w:val="BWLmainparagraphbody"/>
    <w:autoRedefine/>
    <w:semiHidden/>
    <w:rsid w:val="00C96EF4"/>
    <w:pPr>
      <w:numPr>
        <w:numId w:val="8"/>
      </w:numPr>
    </w:pPr>
  </w:style>
  <w:style w:type="paragraph" w:customStyle="1" w:styleId="BWLsubparagraph">
    <w:name w:val="BWL sub paragraph"/>
    <w:basedOn w:val="BWLmainparagraphbody"/>
    <w:autoRedefine/>
    <w:semiHidden/>
    <w:rsid w:val="00444E7D"/>
    <w:pPr>
      <w:ind w:left="1077"/>
    </w:pPr>
  </w:style>
  <w:style w:type="paragraph" w:customStyle="1" w:styleId="BWLsubparagraphbody">
    <w:name w:val="BWL sub paragraph body"/>
    <w:basedOn w:val="BWLmainparagraphbody"/>
    <w:autoRedefine/>
    <w:semiHidden/>
    <w:rsid w:val="00444E7D"/>
    <w:pPr>
      <w:ind w:left="1247"/>
    </w:pPr>
  </w:style>
  <w:style w:type="paragraph" w:customStyle="1" w:styleId="BWLmaindocumentheadingseperatepage">
    <w:name w:val="BWL main document heading [seperate page]"/>
    <w:basedOn w:val="Heading1"/>
    <w:autoRedefine/>
    <w:semiHidden/>
    <w:rsid w:val="00AA6C2C"/>
    <w:pPr>
      <w:jc w:val="center"/>
    </w:pPr>
    <w:rPr>
      <w:sz w:val="36"/>
    </w:rPr>
  </w:style>
  <w:style w:type="paragraph" w:customStyle="1" w:styleId="BWLnumberedlisttoplevel">
    <w:name w:val="BWL numbered list top level"/>
    <w:basedOn w:val="Normalfont"/>
    <w:autoRedefine/>
    <w:semiHidden/>
    <w:rsid w:val="00AA6C2C"/>
    <w:pPr>
      <w:numPr>
        <w:numId w:val="7"/>
      </w:numPr>
    </w:pPr>
  </w:style>
  <w:style w:type="paragraph" w:customStyle="1" w:styleId="BWLnumberedlistsecondlevel">
    <w:name w:val="BWL numbered list second level"/>
    <w:basedOn w:val="Normalfont"/>
    <w:autoRedefine/>
    <w:semiHidden/>
    <w:rsid w:val="00AA6C2C"/>
    <w:pPr>
      <w:numPr>
        <w:ilvl w:val="1"/>
        <w:numId w:val="7"/>
      </w:numPr>
    </w:pPr>
  </w:style>
  <w:style w:type="paragraph" w:customStyle="1" w:styleId="BWLtableofcontentsheading">
    <w:name w:val="BWL table of contents heading"/>
    <w:basedOn w:val="BWLMainsectionheading"/>
    <w:next w:val="BWLmainsectionbody"/>
    <w:autoRedefine/>
    <w:semiHidden/>
    <w:rsid w:val="00AA6C2C"/>
    <w:pPr>
      <w:numPr>
        <w:numId w:val="0"/>
      </w:numPr>
    </w:pPr>
  </w:style>
  <w:style w:type="paragraph" w:customStyle="1" w:styleId="BWLnormalfont">
    <w:name w:val="BWL normal font"/>
    <w:basedOn w:val="BWLmainsectionbody"/>
    <w:autoRedefine/>
    <w:semiHidden/>
    <w:rsid w:val="00381C59"/>
  </w:style>
  <w:style w:type="paragraph" w:customStyle="1" w:styleId="Uninormalfont0">
    <w:name w:val="Uni normal font"/>
    <w:basedOn w:val="Normal"/>
    <w:autoRedefine/>
    <w:semiHidden/>
    <w:rsid w:val="00EC576F"/>
    <w:rPr>
      <w:szCs w:val="20"/>
      <w:lang w:val="en-GB"/>
    </w:rPr>
  </w:style>
  <w:style w:type="paragraph" w:customStyle="1" w:styleId="BWLtestcaseheadings">
    <w:name w:val="BWL test case headings"/>
    <w:basedOn w:val="Normal"/>
    <w:autoRedefine/>
    <w:semiHidden/>
    <w:rsid w:val="00187981"/>
    <w:rPr>
      <w:rFonts w:cs="Arial"/>
      <w:szCs w:val="20"/>
      <w:lang w:val="en-GB"/>
    </w:rPr>
  </w:style>
  <w:style w:type="paragraph" w:customStyle="1" w:styleId="BWLdocumentheading">
    <w:name w:val="BWL document heading"/>
    <w:basedOn w:val="Normal"/>
    <w:semiHidden/>
    <w:rsid w:val="00051041"/>
    <w:pPr>
      <w:tabs>
        <w:tab w:val="left" w:pos="400"/>
        <w:tab w:val="right" w:leader="dot" w:pos="10312"/>
      </w:tabs>
      <w:jc w:val="center"/>
    </w:pPr>
    <w:rPr>
      <w:rFonts w:cs="Arial"/>
      <w:b/>
      <w:sz w:val="36"/>
      <w:szCs w:val="18"/>
      <w:lang w:val="en-GB"/>
    </w:rPr>
  </w:style>
  <w:style w:type="paragraph" w:customStyle="1" w:styleId="BWLdocumentsubheading">
    <w:name w:val="BWL document sub heading"/>
    <w:basedOn w:val="BWLdocumentheading"/>
    <w:semiHidden/>
    <w:rsid w:val="00051041"/>
    <w:rPr>
      <w:sz w:val="24"/>
    </w:rPr>
  </w:style>
  <w:style w:type="paragraph" w:styleId="Header">
    <w:name w:val="header"/>
    <w:basedOn w:val="Normal"/>
    <w:semiHidden/>
    <w:rsid w:val="00D6436C"/>
    <w:pPr>
      <w:tabs>
        <w:tab w:val="center" w:pos="4320"/>
        <w:tab w:val="right" w:pos="8640"/>
      </w:tabs>
    </w:pPr>
  </w:style>
  <w:style w:type="paragraph" w:styleId="Footer">
    <w:name w:val="footer"/>
    <w:basedOn w:val="Normal"/>
    <w:link w:val="FooterChar"/>
    <w:uiPriority w:val="99"/>
    <w:rsid w:val="00D6436C"/>
    <w:pPr>
      <w:tabs>
        <w:tab w:val="center" w:pos="4320"/>
        <w:tab w:val="right" w:pos="8640"/>
      </w:tabs>
    </w:pPr>
  </w:style>
  <w:style w:type="table" w:styleId="TableGrid">
    <w:name w:val="Table Grid"/>
    <w:basedOn w:val="TableNormal"/>
    <w:uiPriority w:val="59"/>
    <w:rsid w:val="008F1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WLBRSmainsection">
    <w:name w:val="BWL BRS main section"/>
    <w:basedOn w:val="Normal"/>
    <w:next w:val="BWLBRSnormalfont"/>
    <w:link w:val="BWLBRSmainsectionChar"/>
    <w:autoRedefine/>
    <w:rsid w:val="00F6040C"/>
    <w:pPr>
      <w:numPr>
        <w:numId w:val="9"/>
      </w:numPr>
      <w:pBdr>
        <w:bottom w:val="single" w:sz="8" w:space="1" w:color="0053A2"/>
      </w:pBdr>
      <w:jc w:val="right"/>
    </w:pPr>
    <w:rPr>
      <w:rFonts w:ascii="Segoe UI" w:hAnsi="Segoe UI"/>
      <w:caps/>
      <w:color w:val="0053A2"/>
      <w:szCs w:val="20"/>
    </w:rPr>
  </w:style>
  <w:style w:type="paragraph" w:customStyle="1" w:styleId="BWLBRSnormalfont">
    <w:name w:val="BWL BRS normal font"/>
    <w:basedOn w:val="Normal"/>
    <w:link w:val="BWLBRSnormalfontChar"/>
    <w:autoRedefine/>
    <w:rsid w:val="00190A30"/>
    <w:rPr>
      <w:szCs w:val="20"/>
    </w:rPr>
  </w:style>
  <w:style w:type="paragraph" w:customStyle="1" w:styleId="BWLBRSmainparagraph">
    <w:name w:val="BWL BRS main paragraph"/>
    <w:basedOn w:val="BWLBRSnormalfont"/>
    <w:next w:val="BWLBRSmainparagraphbody"/>
    <w:autoRedefine/>
    <w:rsid w:val="00B07A2E"/>
    <w:pPr>
      <w:numPr>
        <w:ilvl w:val="1"/>
        <w:numId w:val="9"/>
      </w:numPr>
      <w:spacing w:before="120" w:after="120"/>
      <w:ind w:left="851" w:hanging="681"/>
    </w:pPr>
    <w:rPr>
      <w:rFonts w:ascii="Calibri" w:hAnsi="Calibri"/>
      <w:b/>
    </w:rPr>
  </w:style>
  <w:style w:type="paragraph" w:customStyle="1" w:styleId="BWLBRSsub-paragraph">
    <w:name w:val="BWL BRS sub-paragraph"/>
    <w:basedOn w:val="BWLBRSmainparagraph"/>
    <w:next w:val="BWLBRSsub-paragraphbody"/>
    <w:autoRedefine/>
    <w:rsid w:val="009D1987"/>
    <w:pPr>
      <w:numPr>
        <w:ilvl w:val="2"/>
      </w:numPr>
    </w:pPr>
  </w:style>
  <w:style w:type="paragraph" w:customStyle="1" w:styleId="BWLBRSmainparagraphbody">
    <w:name w:val="BWL BRS main paragraph body"/>
    <w:basedOn w:val="BWLBRSnormalfont"/>
    <w:autoRedefine/>
    <w:rsid w:val="00AC308B"/>
    <w:pPr>
      <w:ind w:left="737"/>
    </w:pPr>
  </w:style>
  <w:style w:type="paragraph" w:customStyle="1" w:styleId="BWLBRSsub-paragraphbody">
    <w:name w:val="BWL BRS sub-paragraph body"/>
    <w:basedOn w:val="BWLBRSnormalfont"/>
    <w:next w:val="BWLBRSnormalfont"/>
    <w:autoRedefine/>
    <w:rsid w:val="00155AE1"/>
    <w:pPr>
      <w:ind w:left="1474"/>
    </w:pPr>
  </w:style>
  <w:style w:type="paragraph" w:customStyle="1" w:styleId="BWLBRSthirdlevelparagraph">
    <w:name w:val="BWL BRS third level paragraph"/>
    <w:basedOn w:val="BWLBRSsub-paragraph"/>
    <w:next w:val="BWLBRSthirdlevelparagraphbody"/>
    <w:autoRedefine/>
    <w:rsid w:val="00335320"/>
    <w:pPr>
      <w:numPr>
        <w:ilvl w:val="3"/>
      </w:numPr>
      <w:ind w:left="4139" w:hanging="3062"/>
    </w:pPr>
  </w:style>
  <w:style w:type="paragraph" w:customStyle="1" w:styleId="BWLBRSthirdlevelparagraphbody">
    <w:name w:val="BWL BRS third level paragraph body"/>
    <w:basedOn w:val="BWLBRSnormalfont"/>
    <w:next w:val="BWLBRSnormalfont"/>
    <w:autoRedefine/>
    <w:rsid w:val="003D1F57"/>
    <w:pPr>
      <w:ind w:left="2155"/>
    </w:pPr>
  </w:style>
  <w:style w:type="paragraph" w:styleId="BalloonText">
    <w:name w:val="Balloon Text"/>
    <w:basedOn w:val="Normal"/>
    <w:semiHidden/>
    <w:rsid w:val="00165484"/>
    <w:rPr>
      <w:rFonts w:ascii="Tahoma" w:hAnsi="Tahoma" w:cs="Tahoma"/>
      <w:sz w:val="16"/>
      <w:szCs w:val="16"/>
    </w:rPr>
  </w:style>
  <w:style w:type="paragraph" w:customStyle="1" w:styleId="BWLBRSinformationmainparagraph">
    <w:name w:val="BWL BRS information (main paragraph)"/>
    <w:basedOn w:val="BWLBRSmainparagraphbody"/>
    <w:autoRedefine/>
    <w:rsid w:val="00AC308B"/>
    <w:pPr>
      <w:ind w:left="0"/>
    </w:pPr>
    <w:rPr>
      <w:i/>
    </w:rPr>
  </w:style>
  <w:style w:type="paragraph" w:customStyle="1" w:styleId="BWLBRSmainsectioninformation">
    <w:name w:val="BWL BRS main section information"/>
    <w:basedOn w:val="BWLBRSnormalfont"/>
    <w:autoRedefine/>
    <w:rsid w:val="001C58C2"/>
    <w:pPr>
      <w:numPr>
        <w:numId w:val="11"/>
      </w:numPr>
    </w:pPr>
  </w:style>
  <w:style w:type="paragraph" w:customStyle="1" w:styleId="BWLBRSsubparagraphinformation">
    <w:name w:val="BWL BRS sub paragraph information"/>
    <w:basedOn w:val="BWLBRSnormalfont"/>
    <w:autoRedefine/>
    <w:rsid w:val="000D13BA"/>
    <w:pPr>
      <w:ind w:left="1418"/>
    </w:pPr>
    <w:rPr>
      <w:i/>
    </w:rPr>
  </w:style>
  <w:style w:type="paragraph" w:customStyle="1" w:styleId="BWLBRSnormalfontboldwhite">
    <w:name w:val="BWL BRS normal font+bold+white"/>
    <w:basedOn w:val="BWLBRSnormalfont"/>
    <w:autoRedefine/>
    <w:rsid w:val="00190A30"/>
    <w:rPr>
      <w:rFonts w:ascii="Calibri" w:hAnsi="Calibri"/>
      <w:b/>
      <w:i/>
      <w:color w:val="FFFFFF"/>
      <w:sz w:val="22"/>
    </w:rPr>
  </w:style>
  <w:style w:type="paragraph" w:customStyle="1" w:styleId="BWLBRSnormalfontboldgrey">
    <w:name w:val="BWL BRS normal font+bold+grey"/>
    <w:basedOn w:val="BWLBRSnormalfont"/>
    <w:autoRedefine/>
    <w:rsid w:val="00E768F3"/>
    <w:rPr>
      <w:b/>
    </w:rPr>
  </w:style>
  <w:style w:type="paragraph" w:customStyle="1" w:styleId="BWLBRSmainsectionfirstlevelbullets">
    <w:name w:val="BWL BRS main section first level bullets"/>
    <w:basedOn w:val="BWLBRSnormalfont"/>
    <w:autoRedefine/>
    <w:rsid w:val="00243A38"/>
    <w:pPr>
      <w:ind w:left="644"/>
    </w:pPr>
  </w:style>
  <w:style w:type="paragraph" w:customStyle="1" w:styleId="BWLBRSsecondlevelbullets">
    <w:name w:val="BWL BRS second level bullets"/>
    <w:basedOn w:val="BWLBRSmainsectionfirstlevelbullets"/>
    <w:autoRedefine/>
    <w:rsid w:val="009D0A97"/>
  </w:style>
  <w:style w:type="paragraph" w:customStyle="1" w:styleId="BWLBRSmainsectionsecondlevelbullets">
    <w:name w:val="BWL BRS main section second level bullets"/>
    <w:basedOn w:val="BWLBRSmainsectionfirstlevelbullets"/>
    <w:autoRedefine/>
    <w:rsid w:val="009D0A97"/>
  </w:style>
  <w:style w:type="paragraph" w:customStyle="1" w:styleId="BWLBRSnormalfontred">
    <w:name w:val="BWL BRS normal font+red"/>
    <w:basedOn w:val="BWLBRSnormalfont"/>
    <w:autoRedefine/>
    <w:rsid w:val="000F4966"/>
    <w:rPr>
      <w:color w:val="FF0000"/>
    </w:rPr>
  </w:style>
  <w:style w:type="paragraph" w:customStyle="1" w:styleId="BWLBRSsubparagraphfirstlevelbullets">
    <w:name w:val="BWL BRS sub paragraph first level bullets"/>
    <w:basedOn w:val="BWLBRSnormalfont"/>
    <w:autoRedefine/>
    <w:rsid w:val="009F2C20"/>
    <w:pPr>
      <w:numPr>
        <w:numId w:val="10"/>
      </w:numPr>
    </w:pPr>
  </w:style>
  <w:style w:type="paragraph" w:customStyle="1" w:styleId="TableText">
    <w:name w:val="Table Text"/>
    <w:basedOn w:val="Normal"/>
    <w:rsid w:val="005C7649"/>
    <w:pPr>
      <w:spacing w:before="60"/>
    </w:pPr>
    <w:rPr>
      <w:spacing w:val="-5"/>
      <w:szCs w:val="20"/>
    </w:rPr>
  </w:style>
  <w:style w:type="paragraph" w:customStyle="1" w:styleId="TableHeader">
    <w:name w:val="Table Header"/>
    <w:basedOn w:val="Normal"/>
    <w:autoRedefine/>
    <w:rsid w:val="005C7649"/>
    <w:pPr>
      <w:spacing w:before="60"/>
    </w:pPr>
    <w:rPr>
      <w:b/>
      <w:caps/>
      <w:color w:val="FFFFFF"/>
      <w:spacing w:val="-5"/>
      <w:szCs w:val="20"/>
      <w:lang w:val="en-ZA"/>
    </w:rPr>
  </w:style>
  <w:style w:type="character" w:styleId="CommentReference">
    <w:name w:val="annotation reference"/>
    <w:uiPriority w:val="99"/>
    <w:rsid w:val="00302CB1"/>
    <w:rPr>
      <w:sz w:val="16"/>
      <w:szCs w:val="16"/>
    </w:rPr>
  </w:style>
  <w:style w:type="paragraph" w:styleId="CommentText">
    <w:name w:val="annotation text"/>
    <w:basedOn w:val="Normal"/>
    <w:link w:val="CommentTextChar"/>
    <w:uiPriority w:val="99"/>
    <w:rsid w:val="00302CB1"/>
    <w:rPr>
      <w:szCs w:val="20"/>
    </w:rPr>
  </w:style>
  <w:style w:type="character" w:customStyle="1" w:styleId="CommentTextChar">
    <w:name w:val="Comment Text Char"/>
    <w:link w:val="CommentText"/>
    <w:uiPriority w:val="99"/>
    <w:rsid w:val="00302CB1"/>
    <w:rPr>
      <w:lang w:val="en-US" w:eastAsia="en-US"/>
    </w:rPr>
  </w:style>
  <w:style w:type="paragraph" w:styleId="CommentSubject">
    <w:name w:val="annotation subject"/>
    <w:basedOn w:val="CommentText"/>
    <w:next w:val="CommentText"/>
    <w:link w:val="CommentSubjectChar"/>
    <w:rsid w:val="00302CB1"/>
    <w:rPr>
      <w:b/>
      <w:bCs/>
    </w:rPr>
  </w:style>
  <w:style w:type="character" w:customStyle="1" w:styleId="CommentSubjectChar">
    <w:name w:val="Comment Subject Char"/>
    <w:link w:val="CommentSubject"/>
    <w:rsid w:val="00302CB1"/>
    <w:rPr>
      <w:b/>
      <w:bCs/>
      <w:lang w:val="en-US" w:eastAsia="en-US"/>
    </w:rPr>
  </w:style>
  <w:style w:type="character" w:customStyle="1" w:styleId="Heading4Char">
    <w:name w:val="Heading 4 Char"/>
    <w:link w:val="Heading4"/>
    <w:rsid w:val="0091592A"/>
    <w:rPr>
      <w:rFonts w:ascii="Calibri" w:hAnsi="Calibri"/>
      <w:b/>
      <w:bCs/>
      <w:sz w:val="28"/>
      <w:szCs w:val="28"/>
      <w:lang w:val="en-US" w:eastAsia="en-US"/>
    </w:rPr>
  </w:style>
  <w:style w:type="character" w:customStyle="1" w:styleId="Heading5Char">
    <w:name w:val="Heading 5 Char"/>
    <w:link w:val="Heading5"/>
    <w:rsid w:val="0091592A"/>
    <w:rPr>
      <w:rFonts w:ascii="Calibri" w:hAnsi="Calibri"/>
      <w:b/>
      <w:bCs/>
      <w:i/>
      <w:iCs/>
      <w:sz w:val="26"/>
      <w:szCs w:val="26"/>
      <w:lang w:val="en-US" w:eastAsia="en-US"/>
    </w:rPr>
  </w:style>
  <w:style w:type="character" w:customStyle="1" w:styleId="Heading9Char">
    <w:name w:val="Heading 9 Char"/>
    <w:link w:val="Heading9"/>
    <w:rsid w:val="0091592A"/>
    <w:rPr>
      <w:rFonts w:ascii="Cambria" w:hAnsi="Cambria"/>
      <w:sz w:val="22"/>
      <w:szCs w:val="22"/>
      <w:lang w:val="en-US" w:eastAsia="en-US"/>
    </w:rPr>
  </w:style>
  <w:style w:type="character" w:customStyle="1" w:styleId="Heading8Char">
    <w:name w:val="Heading 8 Char"/>
    <w:link w:val="Heading8"/>
    <w:rsid w:val="0091592A"/>
    <w:rPr>
      <w:rFonts w:ascii="Calibri" w:hAnsi="Calibri"/>
      <w:i/>
      <w:iCs/>
      <w:szCs w:val="24"/>
      <w:lang w:val="en-US" w:eastAsia="en-US"/>
    </w:rPr>
  </w:style>
  <w:style w:type="character" w:customStyle="1" w:styleId="Heading7Char">
    <w:name w:val="Heading 7 Char"/>
    <w:link w:val="Heading7"/>
    <w:rsid w:val="0091592A"/>
    <w:rPr>
      <w:rFonts w:ascii="Calibri" w:hAnsi="Calibri"/>
      <w:szCs w:val="24"/>
      <w:lang w:val="en-US" w:eastAsia="en-US"/>
    </w:rPr>
  </w:style>
  <w:style w:type="character" w:customStyle="1" w:styleId="Heading6Char">
    <w:name w:val="Heading 6 Char"/>
    <w:link w:val="Heading6"/>
    <w:rsid w:val="0091592A"/>
    <w:rPr>
      <w:rFonts w:ascii="Calibri" w:hAnsi="Calibri"/>
      <w:b/>
      <w:bCs/>
      <w:sz w:val="22"/>
      <w:szCs w:val="22"/>
      <w:lang w:val="en-US" w:eastAsia="en-US"/>
    </w:rPr>
  </w:style>
  <w:style w:type="paragraph" w:styleId="TOC1">
    <w:name w:val="toc 1"/>
    <w:basedOn w:val="Normal"/>
    <w:next w:val="Normal"/>
    <w:autoRedefine/>
    <w:uiPriority w:val="39"/>
    <w:rsid w:val="0091592A"/>
    <w:pPr>
      <w:spacing w:before="120" w:after="120"/>
    </w:pPr>
    <w:rPr>
      <w:rFonts w:ascii="Calibri" w:hAnsi="Calibri" w:cs="Calibri"/>
      <w:b/>
      <w:bCs/>
      <w:caps/>
      <w:szCs w:val="20"/>
    </w:rPr>
  </w:style>
  <w:style w:type="paragraph" w:styleId="TOC2">
    <w:name w:val="toc 2"/>
    <w:basedOn w:val="Normal"/>
    <w:next w:val="Normal"/>
    <w:autoRedefine/>
    <w:uiPriority w:val="39"/>
    <w:rsid w:val="0091592A"/>
    <w:pPr>
      <w:ind w:left="240"/>
    </w:pPr>
    <w:rPr>
      <w:rFonts w:ascii="Calibri" w:hAnsi="Calibri" w:cs="Calibri"/>
      <w:smallCaps/>
      <w:szCs w:val="20"/>
    </w:rPr>
  </w:style>
  <w:style w:type="paragraph" w:styleId="TOC3">
    <w:name w:val="toc 3"/>
    <w:basedOn w:val="Normal"/>
    <w:next w:val="Normal"/>
    <w:autoRedefine/>
    <w:uiPriority w:val="39"/>
    <w:rsid w:val="0091592A"/>
    <w:pPr>
      <w:ind w:left="480"/>
    </w:pPr>
    <w:rPr>
      <w:rFonts w:ascii="Calibri" w:hAnsi="Calibri" w:cs="Calibri"/>
      <w:i/>
      <w:iCs/>
      <w:szCs w:val="20"/>
    </w:rPr>
  </w:style>
  <w:style w:type="paragraph" w:styleId="TOC4">
    <w:name w:val="toc 4"/>
    <w:basedOn w:val="Normal"/>
    <w:next w:val="Normal"/>
    <w:autoRedefine/>
    <w:rsid w:val="0091592A"/>
    <w:pPr>
      <w:ind w:left="720"/>
    </w:pPr>
    <w:rPr>
      <w:rFonts w:ascii="Calibri" w:hAnsi="Calibri" w:cs="Calibri"/>
      <w:sz w:val="18"/>
      <w:szCs w:val="18"/>
    </w:rPr>
  </w:style>
  <w:style w:type="paragraph" w:styleId="TOC5">
    <w:name w:val="toc 5"/>
    <w:basedOn w:val="Normal"/>
    <w:next w:val="Normal"/>
    <w:autoRedefine/>
    <w:rsid w:val="0091592A"/>
    <w:pPr>
      <w:ind w:left="960"/>
    </w:pPr>
    <w:rPr>
      <w:rFonts w:ascii="Calibri" w:hAnsi="Calibri" w:cs="Calibri"/>
      <w:sz w:val="18"/>
      <w:szCs w:val="18"/>
    </w:rPr>
  </w:style>
  <w:style w:type="paragraph" w:styleId="TOC6">
    <w:name w:val="toc 6"/>
    <w:basedOn w:val="Normal"/>
    <w:next w:val="Normal"/>
    <w:autoRedefine/>
    <w:rsid w:val="0091592A"/>
    <w:pPr>
      <w:ind w:left="1200"/>
    </w:pPr>
    <w:rPr>
      <w:rFonts w:ascii="Calibri" w:hAnsi="Calibri" w:cs="Calibri"/>
      <w:sz w:val="18"/>
      <w:szCs w:val="18"/>
    </w:rPr>
  </w:style>
  <w:style w:type="paragraph" w:styleId="TOC7">
    <w:name w:val="toc 7"/>
    <w:basedOn w:val="Normal"/>
    <w:next w:val="Normal"/>
    <w:autoRedefine/>
    <w:rsid w:val="0091592A"/>
    <w:pPr>
      <w:ind w:left="1440"/>
    </w:pPr>
    <w:rPr>
      <w:rFonts w:ascii="Calibri" w:hAnsi="Calibri" w:cs="Calibri"/>
      <w:sz w:val="18"/>
      <w:szCs w:val="18"/>
    </w:rPr>
  </w:style>
  <w:style w:type="paragraph" w:styleId="TOC8">
    <w:name w:val="toc 8"/>
    <w:basedOn w:val="Normal"/>
    <w:next w:val="Normal"/>
    <w:autoRedefine/>
    <w:rsid w:val="0091592A"/>
    <w:pPr>
      <w:ind w:left="1680"/>
    </w:pPr>
    <w:rPr>
      <w:rFonts w:ascii="Calibri" w:hAnsi="Calibri" w:cs="Calibri"/>
      <w:sz w:val="18"/>
      <w:szCs w:val="18"/>
    </w:rPr>
  </w:style>
  <w:style w:type="paragraph" w:styleId="TOC9">
    <w:name w:val="toc 9"/>
    <w:basedOn w:val="Normal"/>
    <w:next w:val="Normal"/>
    <w:autoRedefine/>
    <w:rsid w:val="0091592A"/>
    <w:pPr>
      <w:ind w:left="1920"/>
    </w:pPr>
    <w:rPr>
      <w:rFonts w:ascii="Calibri" w:hAnsi="Calibri" w:cs="Calibri"/>
      <w:sz w:val="18"/>
      <w:szCs w:val="18"/>
    </w:rPr>
  </w:style>
  <w:style w:type="character" w:customStyle="1" w:styleId="BWLBRSnormalfontChar">
    <w:name w:val="BWL BRS normal font Char"/>
    <w:link w:val="BWLBRSnormalfont"/>
    <w:locked/>
    <w:rsid w:val="00190A30"/>
    <w:rPr>
      <w:rFonts w:ascii="Arial" w:hAnsi="Arial"/>
      <w:lang w:val="en-US" w:eastAsia="en-US"/>
    </w:rPr>
  </w:style>
  <w:style w:type="table" w:customStyle="1" w:styleId="Style1">
    <w:name w:val="Style1"/>
    <w:basedOn w:val="TableNormal"/>
    <w:rsid w:val="00D710EF"/>
    <w:rPr>
      <w:rFonts w:ascii="Calibri" w:hAnsi="Calibri"/>
    </w:rPr>
    <w:tblPr>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cPr>
      <w:shd w:val="clear" w:color="auto" w:fill="3CA1CC"/>
    </w:tcPr>
  </w:style>
  <w:style w:type="character" w:customStyle="1" w:styleId="FooterChar">
    <w:name w:val="Footer Char"/>
    <w:link w:val="Footer"/>
    <w:uiPriority w:val="99"/>
    <w:rsid w:val="00B14CC4"/>
    <w:rPr>
      <w:sz w:val="24"/>
      <w:szCs w:val="24"/>
    </w:rPr>
  </w:style>
  <w:style w:type="table" w:customStyle="1" w:styleId="BarloTable">
    <w:name w:val="BarloTable"/>
    <w:basedOn w:val="TableNormal"/>
    <w:uiPriority w:val="99"/>
    <w:rsid w:val="00AA319B"/>
    <w:tblPr/>
  </w:style>
  <w:style w:type="table" w:customStyle="1" w:styleId="BarloTable2">
    <w:name w:val="BarloTable2"/>
    <w:basedOn w:val="TableNormal"/>
    <w:uiPriority w:val="99"/>
    <w:rsid w:val="00AA319B"/>
    <w:tblPr/>
  </w:style>
  <w:style w:type="paragraph" w:customStyle="1" w:styleId="SegoeHeading">
    <w:name w:val="Segoe Heading"/>
    <w:basedOn w:val="BWLBRSmainsection"/>
    <w:next w:val="BWLBRSmainsection"/>
    <w:link w:val="SegoeHeadingChar"/>
    <w:autoRedefine/>
    <w:qFormat/>
    <w:rsid w:val="00776B35"/>
  </w:style>
  <w:style w:type="character" w:customStyle="1" w:styleId="BWLBRSmainsectionChar">
    <w:name w:val="BWL BRS main section Char"/>
    <w:basedOn w:val="DefaultParagraphFont"/>
    <w:link w:val="BWLBRSmainsection"/>
    <w:rsid w:val="00F6040C"/>
    <w:rPr>
      <w:rFonts w:ascii="Segoe UI" w:hAnsi="Segoe UI"/>
      <w:caps/>
      <w:color w:val="0053A2"/>
      <w:lang w:val="en-US" w:eastAsia="en-US"/>
    </w:rPr>
  </w:style>
  <w:style w:type="character" w:customStyle="1" w:styleId="SegoeHeadingChar">
    <w:name w:val="Segoe Heading Char"/>
    <w:basedOn w:val="BWLBRSmainsectionChar"/>
    <w:link w:val="SegoeHeading"/>
    <w:rsid w:val="00776B35"/>
    <w:rPr>
      <w:rFonts w:ascii="Segoe UI" w:hAnsi="Segoe UI"/>
      <w:caps/>
      <w:color w:val="0053A2"/>
      <w:lang w:val="en-US" w:eastAsia="en-US"/>
    </w:rPr>
  </w:style>
  <w:style w:type="character" w:styleId="Hyperlink">
    <w:name w:val="Hyperlink"/>
    <w:basedOn w:val="DefaultParagraphFont"/>
    <w:uiPriority w:val="99"/>
    <w:unhideWhenUsed/>
    <w:rsid w:val="006A36E6"/>
    <w:rPr>
      <w:color w:val="0000FF" w:themeColor="hyperlink"/>
      <w:u w:val="single"/>
    </w:rPr>
  </w:style>
  <w:style w:type="paragraph" w:styleId="ListParagraph">
    <w:name w:val="List Paragraph"/>
    <w:basedOn w:val="Normal"/>
    <w:uiPriority w:val="34"/>
    <w:qFormat/>
    <w:rsid w:val="00E05556"/>
    <w:pPr>
      <w:ind w:left="720"/>
      <w:contextualSpacing/>
    </w:pPr>
  </w:style>
  <w:style w:type="paragraph" w:styleId="TOCHeading">
    <w:name w:val="TOC Heading"/>
    <w:basedOn w:val="Heading1"/>
    <w:next w:val="Normal"/>
    <w:uiPriority w:val="39"/>
    <w:semiHidden/>
    <w:unhideWhenUsed/>
    <w:qFormat/>
    <w:rsid w:val="00190A30"/>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
      <w:color w:val="365F91" w:themeColor="accent1" w:themeShade="BF"/>
      <w:kern w:val="0"/>
      <w:sz w:val="28"/>
      <w:szCs w:val="28"/>
      <w:lang w:eastAsia="ja-JP"/>
    </w:rPr>
  </w:style>
  <w:style w:type="character" w:styleId="Strong">
    <w:name w:val="Strong"/>
    <w:basedOn w:val="DefaultParagraphFont"/>
    <w:qFormat/>
    <w:rsid w:val="00190A30"/>
    <w:rPr>
      <w:rFonts w:ascii="Arial" w:hAnsi="Arial"/>
      <w:b/>
      <w:bCs/>
      <w:color w:val="7F7F7F" w:themeColor="text1" w:themeTint="80"/>
      <w:sz w:val="20"/>
    </w:rPr>
  </w:style>
  <w:style w:type="paragraph" w:styleId="Caption">
    <w:name w:val="caption"/>
    <w:basedOn w:val="Normal"/>
    <w:next w:val="Normal"/>
    <w:unhideWhenUsed/>
    <w:qFormat/>
    <w:rsid w:val="00831F8F"/>
    <w:pPr>
      <w:spacing w:after="200"/>
    </w:pPr>
    <w:rPr>
      <w:b/>
      <w:bCs/>
      <w:sz w:val="18"/>
      <w:szCs w:val="18"/>
    </w:rPr>
  </w:style>
  <w:style w:type="paragraph" w:styleId="BodyText">
    <w:name w:val="Body Text"/>
    <w:basedOn w:val="Normal"/>
    <w:link w:val="BodyTextChar"/>
    <w:rsid w:val="001337CB"/>
    <w:pPr>
      <w:spacing w:after="240" w:line="240" w:lineRule="atLeast"/>
      <w:ind w:left="1080"/>
      <w:jc w:val="both"/>
    </w:pPr>
    <w:rPr>
      <w:rFonts w:cs="Tahoma"/>
      <w:spacing w:val="-5"/>
      <w:szCs w:val="20"/>
      <w:lang w:val="en-ZA"/>
    </w:rPr>
  </w:style>
  <w:style w:type="character" w:customStyle="1" w:styleId="BodyTextChar">
    <w:name w:val="Body Text Char"/>
    <w:basedOn w:val="DefaultParagraphFont"/>
    <w:link w:val="BodyText"/>
    <w:rsid w:val="001337CB"/>
    <w:rPr>
      <w:rFonts w:ascii="Arial" w:hAnsi="Arial" w:cs="Tahoma"/>
      <w:spacing w:val="-5"/>
      <w:lang w:eastAsia="en-US"/>
    </w:rPr>
  </w:style>
  <w:style w:type="character" w:styleId="SubtleEmphasis">
    <w:name w:val="Subtle Emphasis"/>
    <w:basedOn w:val="DefaultParagraphFont"/>
    <w:uiPriority w:val="19"/>
    <w:qFormat/>
    <w:rsid w:val="001337CB"/>
    <w:rPr>
      <w:i/>
      <w:iCs/>
      <w:color w:val="404040" w:themeColor="text1" w:themeTint="BF"/>
    </w:rPr>
  </w:style>
  <w:style w:type="paragraph" w:styleId="NormalWeb">
    <w:name w:val="Normal (Web)"/>
    <w:basedOn w:val="Normal"/>
    <w:uiPriority w:val="99"/>
    <w:unhideWhenUsed/>
    <w:rsid w:val="00D63644"/>
    <w:pPr>
      <w:spacing w:before="100" w:beforeAutospacing="1" w:after="100" w:afterAutospacing="1"/>
    </w:pPr>
    <w:rPr>
      <w:rFonts w:ascii="Times New Roman" w:hAnsi="Times New Roman"/>
      <w:sz w:val="24"/>
      <w:lang w:val="en-ZA" w:eastAsia="en-ZA"/>
    </w:rPr>
  </w:style>
  <w:style w:type="paragraph" w:styleId="Revision">
    <w:name w:val="Revision"/>
    <w:hidden/>
    <w:uiPriority w:val="99"/>
    <w:semiHidden/>
    <w:rsid w:val="002A57EE"/>
    <w:rPr>
      <w:rFonts w:ascii="Arial" w:hAnsi="Arial"/>
      <w:szCs w:val="24"/>
      <w:lang w:val="en-US" w:eastAsia="en-US"/>
    </w:rPr>
  </w:style>
  <w:style w:type="character" w:styleId="PlaceholderText">
    <w:name w:val="Placeholder Text"/>
    <w:basedOn w:val="DefaultParagraphFont"/>
    <w:uiPriority w:val="99"/>
    <w:semiHidden/>
    <w:rsid w:val="009967C3"/>
    <w:rPr>
      <w:color w:val="808080"/>
    </w:rPr>
  </w:style>
  <w:style w:type="paragraph" w:styleId="NoSpacing">
    <w:name w:val="No Spacing"/>
    <w:basedOn w:val="Normal"/>
    <w:uiPriority w:val="1"/>
    <w:qFormat/>
    <w:rsid w:val="00E83383"/>
    <w:rPr>
      <w:rFonts w:ascii="Calibri" w:eastAsiaTheme="minorHAnsi" w:hAnsi="Calibri"/>
      <w:sz w:val="22"/>
      <w:szCs w:val="22"/>
      <w:lang w:val="en-ZA" w:eastAsia="en-ZA"/>
    </w:rPr>
  </w:style>
  <w:style w:type="character" w:styleId="SubtleReference">
    <w:name w:val="Subtle Reference"/>
    <w:basedOn w:val="DefaultParagraphFont"/>
    <w:uiPriority w:val="31"/>
    <w:qFormat/>
    <w:rsid w:val="00E83383"/>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37914">
      <w:bodyDiv w:val="1"/>
      <w:marLeft w:val="0"/>
      <w:marRight w:val="0"/>
      <w:marTop w:val="0"/>
      <w:marBottom w:val="0"/>
      <w:divBdr>
        <w:top w:val="none" w:sz="0" w:space="0" w:color="auto"/>
        <w:left w:val="none" w:sz="0" w:space="0" w:color="auto"/>
        <w:bottom w:val="none" w:sz="0" w:space="0" w:color="auto"/>
        <w:right w:val="none" w:sz="0" w:space="0" w:color="auto"/>
      </w:divBdr>
    </w:div>
    <w:div w:id="23791335">
      <w:bodyDiv w:val="1"/>
      <w:marLeft w:val="0"/>
      <w:marRight w:val="0"/>
      <w:marTop w:val="0"/>
      <w:marBottom w:val="0"/>
      <w:divBdr>
        <w:top w:val="none" w:sz="0" w:space="0" w:color="auto"/>
        <w:left w:val="none" w:sz="0" w:space="0" w:color="auto"/>
        <w:bottom w:val="none" w:sz="0" w:space="0" w:color="auto"/>
        <w:right w:val="none" w:sz="0" w:space="0" w:color="auto"/>
      </w:divBdr>
    </w:div>
    <w:div w:id="67075472">
      <w:bodyDiv w:val="1"/>
      <w:marLeft w:val="0"/>
      <w:marRight w:val="0"/>
      <w:marTop w:val="0"/>
      <w:marBottom w:val="0"/>
      <w:divBdr>
        <w:top w:val="none" w:sz="0" w:space="0" w:color="auto"/>
        <w:left w:val="none" w:sz="0" w:space="0" w:color="auto"/>
        <w:bottom w:val="none" w:sz="0" w:space="0" w:color="auto"/>
        <w:right w:val="none" w:sz="0" w:space="0" w:color="auto"/>
      </w:divBdr>
      <w:divsChild>
        <w:div w:id="1845584888">
          <w:marLeft w:val="720"/>
          <w:marRight w:val="0"/>
          <w:marTop w:val="0"/>
          <w:marBottom w:val="0"/>
          <w:divBdr>
            <w:top w:val="none" w:sz="0" w:space="0" w:color="auto"/>
            <w:left w:val="none" w:sz="0" w:space="0" w:color="auto"/>
            <w:bottom w:val="none" w:sz="0" w:space="0" w:color="auto"/>
            <w:right w:val="none" w:sz="0" w:space="0" w:color="auto"/>
          </w:divBdr>
        </w:div>
        <w:div w:id="1414543551">
          <w:marLeft w:val="1440"/>
          <w:marRight w:val="0"/>
          <w:marTop w:val="0"/>
          <w:marBottom w:val="0"/>
          <w:divBdr>
            <w:top w:val="none" w:sz="0" w:space="0" w:color="auto"/>
            <w:left w:val="none" w:sz="0" w:space="0" w:color="auto"/>
            <w:bottom w:val="none" w:sz="0" w:space="0" w:color="auto"/>
            <w:right w:val="none" w:sz="0" w:space="0" w:color="auto"/>
          </w:divBdr>
        </w:div>
        <w:div w:id="1861046448">
          <w:marLeft w:val="1440"/>
          <w:marRight w:val="0"/>
          <w:marTop w:val="0"/>
          <w:marBottom w:val="0"/>
          <w:divBdr>
            <w:top w:val="none" w:sz="0" w:space="0" w:color="auto"/>
            <w:left w:val="none" w:sz="0" w:space="0" w:color="auto"/>
            <w:bottom w:val="none" w:sz="0" w:space="0" w:color="auto"/>
            <w:right w:val="none" w:sz="0" w:space="0" w:color="auto"/>
          </w:divBdr>
        </w:div>
        <w:div w:id="863440208">
          <w:marLeft w:val="720"/>
          <w:marRight w:val="0"/>
          <w:marTop w:val="0"/>
          <w:marBottom w:val="0"/>
          <w:divBdr>
            <w:top w:val="none" w:sz="0" w:space="0" w:color="auto"/>
            <w:left w:val="none" w:sz="0" w:space="0" w:color="auto"/>
            <w:bottom w:val="none" w:sz="0" w:space="0" w:color="auto"/>
            <w:right w:val="none" w:sz="0" w:space="0" w:color="auto"/>
          </w:divBdr>
        </w:div>
        <w:div w:id="1989437249">
          <w:marLeft w:val="720"/>
          <w:marRight w:val="0"/>
          <w:marTop w:val="0"/>
          <w:marBottom w:val="0"/>
          <w:divBdr>
            <w:top w:val="none" w:sz="0" w:space="0" w:color="auto"/>
            <w:left w:val="none" w:sz="0" w:space="0" w:color="auto"/>
            <w:bottom w:val="none" w:sz="0" w:space="0" w:color="auto"/>
            <w:right w:val="none" w:sz="0" w:space="0" w:color="auto"/>
          </w:divBdr>
        </w:div>
        <w:div w:id="1828091048">
          <w:marLeft w:val="720"/>
          <w:marRight w:val="0"/>
          <w:marTop w:val="0"/>
          <w:marBottom w:val="0"/>
          <w:divBdr>
            <w:top w:val="none" w:sz="0" w:space="0" w:color="auto"/>
            <w:left w:val="none" w:sz="0" w:space="0" w:color="auto"/>
            <w:bottom w:val="none" w:sz="0" w:space="0" w:color="auto"/>
            <w:right w:val="none" w:sz="0" w:space="0" w:color="auto"/>
          </w:divBdr>
        </w:div>
      </w:divsChild>
    </w:div>
    <w:div w:id="113644305">
      <w:bodyDiv w:val="1"/>
      <w:marLeft w:val="0"/>
      <w:marRight w:val="0"/>
      <w:marTop w:val="0"/>
      <w:marBottom w:val="0"/>
      <w:divBdr>
        <w:top w:val="none" w:sz="0" w:space="0" w:color="auto"/>
        <w:left w:val="none" w:sz="0" w:space="0" w:color="auto"/>
        <w:bottom w:val="none" w:sz="0" w:space="0" w:color="auto"/>
        <w:right w:val="none" w:sz="0" w:space="0" w:color="auto"/>
      </w:divBdr>
    </w:div>
    <w:div w:id="114061682">
      <w:bodyDiv w:val="1"/>
      <w:marLeft w:val="0"/>
      <w:marRight w:val="0"/>
      <w:marTop w:val="0"/>
      <w:marBottom w:val="0"/>
      <w:divBdr>
        <w:top w:val="none" w:sz="0" w:space="0" w:color="auto"/>
        <w:left w:val="none" w:sz="0" w:space="0" w:color="auto"/>
        <w:bottom w:val="none" w:sz="0" w:space="0" w:color="auto"/>
        <w:right w:val="none" w:sz="0" w:space="0" w:color="auto"/>
      </w:divBdr>
    </w:div>
    <w:div w:id="159010207">
      <w:bodyDiv w:val="1"/>
      <w:marLeft w:val="0"/>
      <w:marRight w:val="0"/>
      <w:marTop w:val="0"/>
      <w:marBottom w:val="0"/>
      <w:divBdr>
        <w:top w:val="none" w:sz="0" w:space="0" w:color="auto"/>
        <w:left w:val="none" w:sz="0" w:space="0" w:color="auto"/>
        <w:bottom w:val="none" w:sz="0" w:space="0" w:color="auto"/>
        <w:right w:val="none" w:sz="0" w:space="0" w:color="auto"/>
      </w:divBdr>
    </w:div>
    <w:div w:id="208228375">
      <w:bodyDiv w:val="1"/>
      <w:marLeft w:val="0"/>
      <w:marRight w:val="0"/>
      <w:marTop w:val="0"/>
      <w:marBottom w:val="0"/>
      <w:divBdr>
        <w:top w:val="none" w:sz="0" w:space="0" w:color="auto"/>
        <w:left w:val="none" w:sz="0" w:space="0" w:color="auto"/>
        <w:bottom w:val="none" w:sz="0" w:space="0" w:color="auto"/>
        <w:right w:val="none" w:sz="0" w:space="0" w:color="auto"/>
      </w:divBdr>
    </w:div>
    <w:div w:id="284697899">
      <w:bodyDiv w:val="1"/>
      <w:marLeft w:val="0"/>
      <w:marRight w:val="0"/>
      <w:marTop w:val="0"/>
      <w:marBottom w:val="0"/>
      <w:divBdr>
        <w:top w:val="none" w:sz="0" w:space="0" w:color="auto"/>
        <w:left w:val="none" w:sz="0" w:space="0" w:color="auto"/>
        <w:bottom w:val="none" w:sz="0" w:space="0" w:color="auto"/>
        <w:right w:val="none" w:sz="0" w:space="0" w:color="auto"/>
      </w:divBdr>
    </w:div>
    <w:div w:id="309213900">
      <w:bodyDiv w:val="1"/>
      <w:marLeft w:val="0"/>
      <w:marRight w:val="0"/>
      <w:marTop w:val="0"/>
      <w:marBottom w:val="0"/>
      <w:divBdr>
        <w:top w:val="none" w:sz="0" w:space="0" w:color="auto"/>
        <w:left w:val="none" w:sz="0" w:space="0" w:color="auto"/>
        <w:bottom w:val="none" w:sz="0" w:space="0" w:color="auto"/>
        <w:right w:val="none" w:sz="0" w:space="0" w:color="auto"/>
      </w:divBdr>
    </w:div>
    <w:div w:id="312638115">
      <w:bodyDiv w:val="1"/>
      <w:marLeft w:val="0"/>
      <w:marRight w:val="0"/>
      <w:marTop w:val="0"/>
      <w:marBottom w:val="0"/>
      <w:divBdr>
        <w:top w:val="none" w:sz="0" w:space="0" w:color="auto"/>
        <w:left w:val="none" w:sz="0" w:space="0" w:color="auto"/>
        <w:bottom w:val="none" w:sz="0" w:space="0" w:color="auto"/>
        <w:right w:val="none" w:sz="0" w:space="0" w:color="auto"/>
      </w:divBdr>
    </w:div>
    <w:div w:id="325133587">
      <w:bodyDiv w:val="1"/>
      <w:marLeft w:val="0"/>
      <w:marRight w:val="0"/>
      <w:marTop w:val="0"/>
      <w:marBottom w:val="0"/>
      <w:divBdr>
        <w:top w:val="none" w:sz="0" w:space="0" w:color="auto"/>
        <w:left w:val="none" w:sz="0" w:space="0" w:color="auto"/>
        <w:bottom w:val="none" w:sz="0" w:space="0" w:color="auto"/>
        <w:right w:val="none" w:sz="0" w:space="0" w:color="auto"/>
      </w:divBdr>
    </w:div>
    <w:div w:id="331690086">
      <w:bodyDiv w:val="1"/>
      <w:marLeft w:val="0"/>
      <w:marRight w:val="0"/>
      <w:marTop w:val="0"/>
      <w:marBottom w:val="0"/>
      <w:divBdr>
        <w:top w:val="none" w:sz="0" w:space="0" w:color="auto"/>
        <w:left w:val="none" w:sz="0" w:space="0" w:color="auto"/>
        <w:bottom w:val="none" w:sz="0" w:space="0" w:color="auto"/>
        <w:right w:val="none" w:sz="0" w:space="0" w:color="auto"/>
      </w:divBdr>
    </w:div>
    <w:div w:id="364600991">
      <w:bodyDiv w:val="1"/>
      <w:marLeft w:val="0"/>
      <w:marRight w:val="0"/>
      <w:marTop w:val="0"/>
      <w:marBottom w:val="0"/>
      <w:divBdr>
        <w:top w:val="none" w:sz="0" w:space="0" w:color="auto"/>
        <w:left w:val="none" w:sz="0" w:space="0" w:color="auto"/>
        <w:bottom w:val="none" w:sz="0" w:space="0" w:color="auto"/>
        <w:right w:val="none" w:sz="0" w:space="0" w:color="auto"/>
      </w:divBdr>
    </w:div>
    <w:div w:id="408965841">
      <w:bodyDiv w:val="1"/>
      <w:marLeft w:val="0"/>
      <w:marRight w:val="0"/>
      <w:marTop w:val="0"/>
      <w:marBottom w:val="0"/>
      <w:divBdr>
        <w:top w:val="none" w:sz="0" w:space="0" w:color="auto"/>
        <w:left w:val="none" w:sz="0" w:space="0" w:color="auto"/>
        <w:bottom w:val="none" w:sz="0" w:space="0" w:color="auto"/>
        <w:right w:val="none" w:sz="0" w:space="0" w:color="auto"/>
      </w:divBdr>
    </w:div>
    <w:div w:id="441801785">
      <w:bodyDiv w:val="1"/>
      <w:marLeft w:val="0"/>
      <w:marRight w:val="0"/>
      <w:marTop w:val="0"/>
      <w:marBottom w:val="0"/>
      <w:divBdr>
        <w:top w:val="none" w:sz="0" w:space="0" w:color="auto"/>
        <w:left w:val="none" w:sz="0" w:space="0" w:color="auto"/>
        <w:bottom w:val="none" w:sz="0" w:space="0" w:color="auto"/>
        <w:right w:val="none" w:sz="0" w:space="0" w:color="auto"/>
      </w:divBdr>
    </w:div>
    <w:div w:id="516847857">
      <w:bodyDiv w:val="1"/>
      <w:marLeft w:val="0"/>
      <w:marRight w:val="0"/>
      <w:marTop w:val="0"/>
      <w:marBottom w:val="0"/>
      <w:divBdr>
        <w:top w:val="none" w:sz="0" w:space="0" w:color="auto"/>
        <w:left w:val="none" w:sz="0" w:space="0" w:color="auto"/>
        <w:bottom w:val="none" w:sz="0" w:space="0" w:color="auto"/>
        <w:right w:val="none" w:sz="0" w:space="0" w:color="auto"/>
      </w:divBdr>
    </w:div>
    <w:div w:id="680199780">
      <w:bodyDiv w:val="1"/>
      <w:marLeft w:val="0"/>
      <w:marRight w:val="0"/>
      <w:marTop w:val="0"/>
      <w:marBottom w:val="0"/>
      <w:divBdr>
        <w:top w:val="none" w:sz="0" w:space="0" w:color="auto"/>
        <w:left w:val="none" w:sz="0" w:space="0" w:color="auto"/>
        <w:bottom w:val="none" w:sz="0" w:space="0" w:color="auto"/>
        <w:right w:val="none" w:sz="0" w:space="0" w:color="auto"/>
      </w:divBdr>
    </w:div>
    <w:div w:id="691150355">
      <w:bodyDiv w:val="1"/>
      <w:marLeft w:val="0"/>
      <w:marRight w:val="0"/>
      <w:marTop w:val="0"/>
      <w:marBottom w:val="0"/>
      <w:divBdr>
        <w:top w:val="none" w:sz="0" w:space="0" w:color="auto"/>
        <w:left w:val="none" w:sz="0" w:space="0" w:color="auto"/>
        <w:bottom w:val="none" w:sz="0" w:space="0" w:color="auto"/>
        <w:right w:val="none" w:sz="0" w:space="0" w:color="auto"/>
      </w:divBdr>
    </w:div>
    <w:div w:id="748967793">
      <w:bodyDiv w:val="1"/>
      <w:marLeft w:val="0"/>
      <w:marRight w:val="0"/>
      <w:marTop w:val="0"/>
      <w:marBottom w:val="0"/>
      <w:divBdr>
        <w:top w:val="none" w:sz="0" w:space="0" w:color="auto"/>
        <w:left w:val="none" w:sz="0" w:space="0" w:color="auto"/>
        <w:bottom w:val="none" w:sz="0" w:space="0" w:color="auto"/>
        <w:right w:val="none" w:sz="0" w:space="0" w:color="auto"/>
      </w:divBdr>
    </w:div>
    <w:div w:id="759453022">
      <w:bodyDiv w:val="1"/>
      <w:marLeft w:val="0"/>
      <w:marRight w:val="0"/>
      <w:marTop w:val="0"/>
      <w:marBottom w:val="0"/>
      <w:divBdr>
        <w:top w:val="none" w:sz="0" w:space="0" w:color="auto"/>
        <w:left w:val="none" w:sz="0" w:space="0" w:color="auto"/>
        <w:bottom w:val="none" w:sz="0" w:space="0" w:color="auto"/>
        <w:right w:val="none" w:sz="0" w:space="0" w:color="auto"/>
      </w:divBdr>
    </w:div>
    <w:div w:id="810440370">
      <w:bodyDiv w:val="1"/>
      <w:marLeft w:val="0"/>
      <w:marRight w:val="0"/>
      <w:marTop w:val="0"/>
      <w:marBottom w:val="0"/>
      <w:divBdr>
        <w:top w:val="none" w:sz="0" w:space="0" w:color="auto"/>
        <w:left w:val="none" w:sz="0" w:space="0" w:color="auto"/>
        <w:bottom w:val="none" w:sz="0" w:space="0" w:color="auto"/>
        <w:right w:val="none" w:sz="0" w:space="0" w:color="auto"/>
      </w:divBdr>
      <w:divsChild>
        <w:div w:id="1277565845">
          <w:marLeft w:val="0"/>
          <w:marRight w:val="0"/>
          <w:marTop w:val="0"/>
          <w:marBottom w:val="0"/>
          <w:divBdr>
            <w:top w:val="none" w:sz="0" w:space="0" w:color="auto"/>
            <w:left w:val="none" w:sz="0" w:space="0" w:color="auto"/>
            <w:bottom w:val="none" w:sz="0" w:space="0" w:color="auto"/>
            <w:right w:val="none" w:sz="0" w:space="0" w:color="auto"/>
          </w:divBdr>
        </w:div>
        <w:div w:id="1315253333">
          <w:marLeft w:val="0"/>
          <w:marRight w:val="0"/>
          <w:marTop w:val="0"/>
          <w:marBottom w:val="0"/>
          <w:divBdr>
            <w:top w:val="none" w:sz="0" w:space="0" w:color="auto"/>
            <w:left w:val="none" w:sz="0" w:space="0" w:color="auto"/>
            <w:bottom w:val="none" w:sz="0" w:space="0" w:color="auto"/>
            <w:right w:val="none" w:sz="0" w:space="0" w:color="auto"/>
          </w:divBdr>
        </w:div>
      </w:divsChild>
    </w:div>
    <w:div w:id="820776246">
      <w:bodyDiv w:val="1"/>
      <w:marLeft w:val="0"/>
      <w:marRight w:val="0"/>
      <w:marTop w:val="0"/>
      <w:marBottom w:val="0"/>
      <w:divBdr>
        <w:top w:val="none" w:sz="0" w:space="0" w:color="auto"/>
        <w:left w:val="none" w:sz="0" w:space="0" w:color="auto"/>
        <w:bottom w:val="none" w:sz="0" w:space="0" w:color="auto"/>
        <w:right w:val="none" w:sz="0" w:space="0" w:color="auto"/>
      </w:divBdr>
    </w:div>
    <w:div w:id="834150749">
      <w:bodyDiv w:val="1"/>
      <w:marLeft w:val="0"/>
      <w:marRight w:val="0"/>
      <w:marTop w:val="0"/>
      <w:marBottom w:val="0"/>
      <w:divBdr>
        <w:top w:val="none" w:sz="0" w:space="0" w:color="auto"/>
        <w:left w:val="none" w:sz="0" w:space="0" w:color="auto"/>
        <w:bottom w:val="none" w:sz="0" w:space="0" w:color="auto"/>
        <w:right w:val="none" w:sz="0" w:space="0" w:color="auto"/>
      </w:divBdr>
      <w:divsChild>
        <w:div w:id="1199859419">
          <w:marLeft w:val="720"/>
          <w:marRight w:val="0"/>
          <w:marTop w:val="0"/>
          <w:marBottom w:val="0"/>
          <w:divBdr>
            <w:top w:val="none" w:sz="0" w:space="0" w:color="auto"/>
            <w:left w:val="none" w:sz="0" w:space="0" w:color="auto"/>
            <w:bottom w:val="none" w:sz="0" w:space="0" w:color="auto"/>
            <w:right w:val="none" w:sz="0" w:space="0" w:color="auto"/>
          </w:divBdr>
        </w:div>
        <w:div w:id="1234125881">
          <w:marLeft w:val="1440"/>
          <w:marRight w:val="0"/>
          <w:marTop w:val="0"/>
          <w:marBottom w:val="0"/>
          <w:divBdr>
            <w:top w:val="none" w:sz="0" w:space="0" w:color="auto"/>
            <w:left w:val="none" w:sz="0" w:space="0" w:color="auto"/>
            <w:bottom w:val="none" w:sz="0" w:space="0" w:color="auto"/>
            <w:right w:val="none" w:sz="0" w:space="0" w:color="auto"/>
          </w:divBdr>
        </w:div>
        <w:div w:id="46301151">
          <w:marLeft w:val="1440"/>
          <w:marRight w:val="0"/>
          <w:marTop w:val="0"/>
          <w:marBottom w:val="0"/>
          <w:divBdr>
            <w:top w:val="none" w:sz="0" w:space="0" w:color="auto"/>
            <w:left w:val="none" w:sz="0" w:space="0" w:color="auto"/>
            <w:bottom w:val="none" w:sz="0" w:space="0" w:color="auto"/>
            <w:right w:val="none" w:sz="0" w:space="0" w:color="auto"/>
          </w:divBdr>
        </w:div>
        <w:div w:id="1110398037">
          <w:marLeft w:val="720"/>
          <w:marRight w:val="0"/>
          <w:marTop w:val="0"/>
          <w:marBottom w:val="0"/>
          <w:divBdr>
            <w:top w:val="none" w:sz="0" w:space="0" w:color="auto"/>
            <w:left w:val="none" w:sz="0" w:space="0" w:color="auto"/>
            <w:bottom w:val="none" w:sz="0" w:space="0" w:color="auto"/>
            <w:right w:val="none" w:sz="0" w:space="0" w:color="auto"/>
          </w:divBdr>
        </w:div>
        <w:div w:id="924530513">
          <w:marLeft w:val="720"/>
          <w:marRight w:val="0"/>
          <w:marTop w:val="0"/>
          <w:marBottom w:val="0"/>
          <w:divBdr>
            <w:top w:val="none" w:sz="0" w:space="0" w:color="auto"/>
            <w:left w:val="none" w:sz="0" w:space="0" w:color="auto"/>
            <w:bottom w:val="none" w:sz="0" w:space="0" w:color="auto"/>
            <w:right w:val="none" w:sz="0" w:space="0" w:color="auto"/>
          </w:divBdr>
        </w:div>
        <w:div w:id="885409591">
          <w:marLeft w:val="720"/>
          <w:marRight w:val="0"/>
          <w:marTop w:val="0"/>
          <w:marBottom w:val="0"/>
          <w:divBdr>
            <w:top w:val="none" w:sz="0" w:space="0" w:color="auto"/>
            <w:left w:val="none" w:sz="0" w:space="0" w:color="auto"/>
            <w:bottom w:val="none" w:sz="0" w:space="0" w:color="auto"/>
            <w:right w:val="none" w:sz="0" w:space="0" w:color="auto"/>
          </w:divBdr>
        </w:div>
      </w:divsChild>
    </w:div>
    <w:div w:id="836071076">
      <w:bodyDiv w:val="1"/>
      <w:marLeft w:val="0"/>
      <w:marRight w:val="0"/>
      <w:marTop w:val="0"/>
      <w:marBottom w:val="0"/>
      <w:divBdr>
        <w:top w:val="none" w:sz="0" w:space="0" w:color="auto"/>
        <w:left w:val="none" w:sz="0" w:space="0" w:color="auto"/>
        <w:bottom w:val="none" w:sz="0" w:space="0" w:color="auto"/>
        <w:right w:val="none" w:sz="0" w:space="0" w:color="auto"/>
      </w:divBdr>
    </w:div>
    <w:div w:id="847713786">
      <w:bodyDiv w:val="1"/>
      <w:marLeft w:val="0"/>
      <w:marRight w:val="0"/>
      <w:marTop w:val="0"/>
      <w:marBottom w:val="0"/>
      <w:divBdr>
        <w:top w:val="none" w:sz="0" w:space="0" w:color="auto"/>
        <w:left w:val="none" w:sz="0" w:space="0" w:color="auto"/>
        <w:bottom w:val="none" w:sz="0" w:space="0" w:color="auto"/>
        <w:right w:val="none" w:sz="0" w:space="0" w:color="auto"/>
      </w:divBdr>
      <w:divsChild>
        <w:div w:id="977342565">
          <w:marLeft w:val="0"/>
          <w:marRight w:val="0"/>
          <w:marTop w:val="0"/>
          <w:marBottom w:val="0"/>
          <w:divBdr>
            <w:top w:val="none" w:sz="0" w:space="0" w:color="auto"/>
            <w:left w:val="none" w:sz="0" w:space="0" w:color="auto"/>
            <w:bottom w:val="none" w:sz="0" w:space="0" w:color="auto"/>
            <w:right w:val="none" w:sz="0" w:space="0" w:color="auto"/>
          </w:divBdr>
        </w:div>
        <w:div w:id="1614820142">
          <w:marLeft w:val="0"/>
          <w:marRight w:val="0"/>
          <w:marTop w:val="0"/>
          <w:marBottom w:val="0"/>
          <w:divBdr>
            <w:top w:val="none" w:sz="0" w:space="0" w:color="auto"/>
            <w:left w:val="none" w:sz="0" w:space="0" w:color="auto"/>
            <w:bottom w:val="none" w:sz="0" w:space="0" w:color="auto"/>
            <w:right w:val="none" w:sz="0" w:space="0" w:color="auto"/>
          </w:divBdr>
        </w:div>
        <w:div w:id="1635136442">
          <w:marLeft w:val="0"/>
          <w:marRight w:val="0"/>
          <w:marTop w:val="0"/>
          <w:marBottom w:val="0"/>
          <w:divBdr>
            <w:top w:val="none" w:sz="0" w:space="0" w:color="auto"/>
            <w:left w:val="none" w:sz="0" w:space="0" w:color="auto"/>
            <w:bottom w:val="none" w:sz="0" w:space="0" w:color="auto"/>
            <w:right w:val="none" w:sz="0" w:space="0" w:color="auto"/>
          </w:divBdr>
          <w:divsChild>
            <w:div w:id="1246693155">
              <w:marLeft w:val="0"/>
              <w:marRight w:val="0"/>
              <w:marTop w:val="0"/>
              <w:marBottom w:val="0"/>
              <w:divBdr>
                <w:top w:val="none" w:sz="0" w:space="0" w:color="auto"/>
                <w:left w:val="none" w:sz="0" w:space="0" w:color="auto"/>
                <w:bottom w:val="none" w:sz="0" w:space="0" w:color="auto"/>
                <w:right w:val="none" w:sz="0" w:space="0" w:color="auto"/>
              </w:divBdr>
            </w:div>
          </w:divsChild>
        </w:div>
        <w:div w:id="1942251595">
          <w:marLeft w:val="0"/>
          <w:marRight w:val="0"/>
          <w:marTop w:val="0"/>
          <w:marBottom w:val="0"/>
          <w:divBdr>
            <w:top w:val="none" w:sz="0" w:space="0" w:color="auto"/>
            <w:left w:val="none" w:sz="0" w:space="0" w:color="auto"/>
            <w:bottom w:val="none" w:sz="0" w:space="0" w:color="auto"/>
            <w:right w:val="none" w:sz="0" w:space="0" w:color="auto"/>
          </w:divBdr>
        </w:div>
        <w:div w:id="1988900762">
          <w:marLeft w:val="0"/>
          <w:marRight w:val="0"/>
          <w:marTop w:val="0"/>
          <w:marBottom w:val="0"/>
          <w:divBdr>
            <w:top w:val="none" w:sz="0" w:space="0" w:color="auto"/>
            <w:left w:val="none" w:sz="0" w:space="0" w:color="auto"/>
            <w:bottom w:val="none" w:sz="0" w:space="0" w:color="auto"/>
            <w:right w:val="none" w:sz="0" w:space="0" w:color="auto"/>
          </w:divBdr>
        </w:div>
        <w:div w:id="2038775798">
          <w:marLeft w:val="0"/>
          <w:marRight w:val="0"/>
          <w:marTop w:val="0"/>
          <w:marBottom w:val="0"/>
          <w:divBdr>
            <w:top w:val="none" w:sz="0" w:space="0" w:color="auto"/>
            <w:left w:val="none" w:sz="0" w:space="0" w:color="auto"/>
            <w:bottom w:val="none" w:sz="0" w:space="0" w:color="auto"/>
            <w:right w:val="none" w:sz="0" w:space="0" w:color="auto"/>
          </w:divBdr>
        </w:div>
      </w:divsChild>
    </w:div>
    <w:div w:id="851532126">
      <w:bodyDiv w:val="1"/>
      <w:marLeft w:val="0"/>
      <w:marRight w:val="0"/>
      <w:marTop w:val="0"/>
      <w:marBottom w:val="0"/>
      <w:divBdr>
        <w:top w:val="none" w:sz="0" w:space="0" w:color="auto"/>
        <w:left w:val="none" w:sz="0" w:space="0" w:color="auto"/>
        <w:bottom w:val="none" w:sz="0" w:space="0" w:color="auto"/>
        <w:right w:val="none" w:sz="0" w:space="0" w:color="auto"/>
      </w:divBdr>
    </w:div>
    <w:div w:id="857693353">
      <w:bodyDiv w:val="1"/>
      <w:marLeft w:val="0"/>
      <w:marRight w:val="0"/>
      <w:marTop w:val="0"/>
      <w:marBottom w:val="0"/>
      <w:divBdr>
        <w:top w:val="none" w:sz="0" w:space="0" w:color="auto"/>
        <w:left w:val="none" w:sz="0" w:space="0" w:color="auto"/>
        <w:bottom w:val="none" w:sz="0" w:space="0" w:color="auto"/>
        <w:right w:val="none" w:sz="0" w:space="0" w:color="auto"/>
      </w:divBdr>
    </w:div>
    <w:div w:id="880097536">
      <w:bodyDiv w:val="1"/>
      <w:marLeft w:val="0"/>
      <w:marRight w:val="0"/>
      <w:marTop w:val="0"/>
      <w:marBottom w:val="0"/>
      <w:divBdr>
        <w:top w:val="none" w:sz="0" w:space="0" w:color="auto"/>
        <w:left w:val="none" w:sz="0" w:space="0" w:color="auto"/>
        <w:bottom w:val="none" w:sz="0" w:space="0" w:color="auto"/>
        <w:right w:val="none" w:sz="0" w:space="0" w:color="auto"/>
      </w:divBdr>
    </w:div>
    <w:div w:id="886768577">
      <w:bodyDiv w:val="1"/>
      <w:marLeft w:val="0"/>
      <w:marRight w:val="0"/>
      <w:marTop w:val="0"/>
      <w:marBottom w:val="0"/>
      <w:divBdr>
        <w:top w:val="none" w:sz="0" w:space="0" w:color="auto"/>
        <w:left w:val="none" w:sz="0" w:space="0" w:color="auto"/>
        <w:bottom w:val="none" w:sz="0" w:space="0" w:color="auto"/>
        <w:right w:val="none" w:sz="0" w:space="0" w:color="auto"/>
      </w:divBdr>
    </w:div>
    <w:div w:id="906258048">
      <w:bodyDiv w:val="1"/>
      <w:marLeft w:val="0"/>
      <w:marRight w:val="0"/>
      <w:marTop w:val="0"/>
      <w:marBottom w:val="0"/>
      <w:divBdr>
        <w:top w:val="none" w:sz="0" w:space="0" w:color="auto"/>
        <w:left w:val="none" w:sz="0" w:space="0" w:color="auto"/>
        <w:bottom w:val="none" w:sz="0" w:space="0" w:color="auto"/>
        <w:right w:val="none" w:sz="0" w:space="0" w:color="auto"/>
      </w:divBdr>
    </w:div>
    <w:div w:id="965895494">
      <w:bodyDiv w:val="1"/>
      <w:marLeft w:val="0"/>
      <w:marRight w:val="0"/>
      <w:marTop w:val="0"/>
      <w:marBottom w:val="0"/>
      <w:divBdr>
        <w:top w:val="none" w:sz="0" w:space="0" w:color="auto"/>
        <w:left w:val="none" w:sz="0" w:space="0" w:color="auto"/>
        <w:bottom w:val="none" w:sz="0" w:space="0" w:color="auto"/>
        <w:right w:val="none" w:sz="0" w:space="0" w:color="auto"/>
      </w:divBdr>
    </w:div>
    <w:div w:id="1010570511">
      <w:bodyDiv w:val="1"/>
      <w:marLeft w:val="0"/>
      <w:marRight w:val="0"/>
      <w:marTop w:val="0"/>
      <w:marBottom w:val="0"/>
      <w:divBdr>
        <w:top w:val="none" w:sz="0" w:space="0" w:color="auto"/>
        <w:left w:val="none" w:sz="0" w:space="0" w:color="auto"/>
        <w:bottom w:val="none" w:sz="0" w:space="0" w:color="auto"/>
        <w:right w:val="none" w:sz="0" w:space="0" w:color="auto"/>
      </w:divBdr>
    </w:div>
    <w:div w:id="1016925681">
      <w:bodyDiv w:val="1"/>
      <w:marLeft w:val="0"/>
      <w:marRight w:val="0"/>
      <w:marTop w:val="0"/>
      <w:marBottom w:val="0"/>
      <w:divBdr>
        <w:top w:val="none" w:sz="0" w:space="0" w:color="auto"/>
        <w:left w:val="none" w:sz="0" w:space="0" w:color="auto"/>
        <w:bottom w:val="none" w:sz="0" w:space="0" w:color="auto"/>
        <w:right w:val="none" w:sz="0" w:space="0" w:color="auto"/>
      </w:divBdr>
    </w:div>
    <w:div w:id="1043560016">
      <w:bodyDiv w:val="1"/>
      <w:marLeft w:val="0"/>
      <w:marRight w:val="0"/>
      <w:marTop w:val="0"/>
      <w:marBottom w:val="0"/>
      <w:divBdr>
        <w:top w:val="none" w:sz="0" w:space="0" w:color="auto"/>
        <w:left w:val="none" w:sz="0" w:space="0" w:color="auto"/>
        <w:bottom w:val="none" w:sz="0" w:space="0" w:color="auto"/>
        <w:right w:val="none" w:sz="0" w:space="0" w:color="auto"/>
      </w:divBdr>
    </w:div>
    <w:div w:id="1073892734">
      <w:bodyDiv w:val="1"/>
      <w:marLeft w:val="0"/>
      <w:marRight w:val="0"/>
      <w:marTop w:val="0"/>
      <w:marBottom w:val="0"/>
      <w:divBdr>
        <w:top w:val="none" w:sz="0" w:space="0" w:color="auto"/>
        <w:left w:val="none" w:sz="0" w:space="0" w:color="auto"/>
        <w:bottom w:val="none" w:sz="0" w:space="0" w:color="auto"/>
        <w:right w:val="none" w:sz="0" w:space="0" w:color="auto"/>
      </w:divBdr>
    </w:div>
    <w:div w:id="1122378194">
      <w:bodyDiv w:val="1"/>
      <w:marLeft w:val="0"/>
      <w:marRight w:val="0"/>
      <w:marTop w:val="0"/>
      <w:marBottom w:val="0"/>
      <w:divBdr>
        <w:top w:val="none" w:sz="0" w:space="0" w:color="auto"/>
        <w:left w:val="none" w:sz="0" w:space="0" w:color="auto"/>
        <w:bottom w:val="none" w:sz="0" w:space="0" w:color="auto"/>
        <w:right w:val="none" w:sz="0" w:space="0" w:color="auto"/>
      </w:divBdr>
    </w:div>
    <w:div w:id="1124035697">
      <w:bodyDiv w:val="1"/>
      <w:marLeft w:val="0"/>
      <w:marRight w:val="0"/>
      <w:marTop w:val="0"/>
      <w:marBottom w:val="0"/>
      <w:divBdr>
        <w:top w:val="none" w:sz="0" w:space="0" w:color="auto"/>
        <w:left w:val="none" w:sz="0" w:space="0" w:color="auto"/>
        <w:bottom w:val="none" w:sz="0" w:space="0" w:color="auto"/>
        <w:right w:val="none" w:sz="0" w:space="0" w:color="auto"/>
      </w:divBdr>
    </w:div>
    <w:div w:id="1159616242">
      <w:bodyDiv w:val="1"/>
      <w:marLeft w:val="0"/>
      <w:marRight w:val="0"/>
      <w:marTop w:val="0"/>
      <w:marBottom w:val="0"/>
      <w:divBdr>
        <w:top w:val="none" w:sz="0" w:space="0" w:color="auto"/>
        <w:left w:val="none" w:sz="0" w:space="0" w:color="auto"/>
        <w:bottom w:val="none" w:sz="0" w:space="0" w:color="auto"/>
        <w:right w:val="none" w:sz="0" w:space="0" w:color="auto"/>
      </w:divBdr>
    </w:div>
    <w:div w:id="1240599170">
      <w:bodyDiv w:val="1"/>
      <w:marLeft w:val="0"/>
      <w:marRight w:val="0"/>
      <w:marTop w:val="0"/>
      <w:marBottom w:val="0"/>
      <w:divBdr>
        <w:top w:val="none" w:sz="0" w:space="0" w:color="auto"/>
        <w:left w:val="none" w:sz="0" w:space="0" w:color="auto"/>
        <w:bottom w:val="none" w:sz="0" w:space="0" w:color="auto"/>
        <w:right w:val="none" w:sz="0" w:space="0" w:color="auto"/>
      </w:divBdr>
    </w:div>
    <w:div w:id="1254632262">
      <w:bodyDiv w:val="1"/>
      <w:marLeft w:val="0"/>
      <w:marRight w:val="0"/>
      <w:marTop w:val="0"/>
      <w:marBottom w:val="0"/>
      <w:divBdr>
        <w:top w:val="none" w:sz="0" w:space="0" w:color="auto"/>
        <w:left w:val="none" w:sz="0" w:space="0" w:color="auto"/>
        <w:bottom w:val="none" w:sz="0" w:space="0" w:color="auto"/>
        <w:right w:val="none" w:sz="0" w:space="0" w:color="auto"/>
      </w:divBdr>
    </w:div>
    <w:div w:id="1268272908">
      <w:bodyDiv w:val="1"/>
      <w:marLeft w:val="0"/>
      <w:marRight w:val="0"/>
      <w:marTop w:val="0"/>
      <w:marBottom w:val="0"/>
      <w:divBdr>
        <w:top w:val="none" w:sz="0" w:space="0" w:color="auto"/>
        <w:left w:val="none" w:sz="0" w:space="0" w:color="auto"/>
        <w:bottom w:val="none" w:sz="0" w:space="0" w:color="auto"/>
        <w:right w:val="none" w:sz="0" w:space="0" w:color="auto"/>
      </w:divBdr>
    </w:div>
    <w:div w:id="1305354440">
      <w:bodyDiv w:val="1"/>
      <w:marLeft w:val="0"/>
      <w:marRight w:val="0"/>
      <w:marTop w:val="0"/>
      <w:marBottom w:val="0"/>
      <w:divBdr>
        <w:top w:val="none" w:sz="0" w:space="0" w:color="auto"/>
        <w:left w:val="none" w:sz="0" w:space="0" w:color="auto"/>
        <w:bottom w:val="none" w:sz="0" w:space="0" w:color="auto"/>
        <w:right w:val="none" w:sz="0" w:space="0" w:color="auto"/>
      </w:divBdr>
    </w:div>
    <w:div w:id="1335037910">
      <w:bodyDiv w:val="1"/>
      <w:marLeft w:val="0"/>
      <w:marRight w:val="0"/>
      <w:marTop w:val="0"/>
      <w:marBottom w:val="0"/>
      <w:divBdr>
        <w:top w:val="none" w:sz="0" w:space="0" w:color="auto"/>
        <w:left w:val="none" w:sz="0" w:space="0" w:color="auto"/>
        <w:bottom w:val="none" w:sz="0" w:space="0" w:color="auto"/>
        <w:right w:val="none" w:sz="0" w:space="0" w:color="auto"/>
      </w:divBdr>
    </w:div>
    <w:div w:id="1350794420">
      <w:bodyDiv w:val="1"/>
      <w:marLeft w:val="0"/>
      <w:marRight w:val="0"/>
      <w:marTop w:val="0"/>
      <w:marBottom w:val="0"/>
      <w:divBdr>
        <w:top w:val="none" w:sz="0" w:space="0" w:color="auto"/>
        <w:left w:val="none" w:sz="0" w:space="0" w:color="auto"/>
        <w:bottom w:val="none" w:sz="0" w:space="0" w:color="auto"/>
        <w:right w:val="none" w:sz="0" w:space="0" w:color="auto"/>
      </w:divBdr>
    </w:div>
    <w:div w:id="1423915031">
      <w:bodyDiv w:val="1"/>
      <w:marLeft w:val="0"/>
      <w:marRight w:val="0"/>
      <w:marTop w:val="0"/>
      <w:marBottom w:val="0"/>
      <w:divBdr>
        <w:top w:val="none" w:sz="0" w:space="0" w:color="auto"/>
        <w:left w:val="none" w:sz="0" w:space="0" w:color="auto"/>
        <w:bottom w:val="none" w:sz="0" w:space="0" w:color="auto"/>
        <w:right w:val="none" w:sz="0" w:space="0" w:color="auto"/>
      </w:divBdr>
    </w:div>
    <w:div w:id="1427112807">
      <w:bodyDiv w:val="1"/>
      <w:marLeft w:val="0"/>
      <w:marRight w:val="0"/>
      <w:marTop w:val="0"/>
      <w:marBottom w:val="0"/>
      <w:divBdr>
        <w:top w:val="none" w:sz="0" w:space="0" w:color="auto"/>
        <w:left w:val="none" w:sz="0" w:space="0" w:color="auto"/>
        <w:bottom w:val="none" w:sz="0" w:space="0" w:color="auto"/>
        <w:right w:val="none" w:sz="0" w:space="0" w:color="auto"/>
      </w:divBdr>
    </w:div>
    <w:div w:id="1433624584">
      <w:bodyDiv w:val="1"/>
      <w:marLeft w:val="0"/>
      <w:marRight w:val="0"/>
      <w:marTop w:val="0"/>
      <w:marBottom w:val="0"/>
      <w:divBdr>
        <w:top w:val="none" w:sz="0" w:space="0" w:color="auto"/>
        <w:left w:val="none" w:sz="0" w:space="0" w:color="auto"/>
        <w:bottom w:val="none" w:sz="0" w:space="0" w:color="auto"/>
        <w:right w:val="none" w:sz="0" w:space="0" w:color="auto"/>
      </w:divBdr>
    </w:div>
    <w:div w:id="1461264523">
      <w:bodyDiv w:val="1"/>
      <w:marLeft w:val="0"/>
      <w:marRight w:val="0"/>
      <w:marTop w:val="0"/>
      <w:marBottom w:val="0"/>
      <w:divBdr>
        <w:top w:val="none" w:sz="0" w:space="0" w:color="auto"/>
        <w:left w:val="none" w:sz="0" w:space="0" w:color="auto"/>
        <w:bottom w:val="none" w:sz="0" w:space="0" w:color="auto"/>
        <w:right w:val="none" w:sz="0" w:space="0" w:color="auto"/>
      </w:divBdr>
    </w:div>
    <w:div w:id="1522205502">
      <w:bodyDiv w:val="1"/>
      <w:marLeft w:val="0"/>
      <w:marRight w:val="0"/>
      <w:marTop w:val="0"/>
      <w:marBottom w:val="0"/>
      <w:divBdr>
        <w:top w:val="none" w:sz="0" w:space="0" w:color="auto"/>
        <w:left w:val="none" w:sz="0" w:space="0" w:color="auto"/>
        <w:bottom w:val="none" w:sz="0" w:space="0" w:color="auto"/>
        <w:right w:val="none" w:sz="0" w:space="0" w:color="auto"/>
      </w:divBdr>
    </w:div>
    <w:div w:id="1535386996">
      <w:bodyDiv w:val="1"/>
      <w:marLeft w:val="0"/>
      <w:marRight w:val="0"/>
      <w:marTop w:val="0"/>
      <w:marBottom w:val="0"/>
      <w:divBdr>
        <w:top w:val="none" w:sz="0" w:space="0" w:color="auto"/>
        <w:left w:val="none" w:sz="0" w:space="0" w:color="auto"/>
        <w:bottom w:val="none" w:sz="0" w:space="0" w:color="auto"/>
        <w:right w:val="none" w:sz="0" w:space="0" w:color="auto"/>
      </w:divBdr>
    </w:div>
    <w:div w:id="1553039184">
      <w:bodyDiv w:val="1"/>
      <w:marLeft w:val="0"/>
      <w:marRight w:val="0"/>
      <w:marTop w:val="0"/>
      <w:marBottom w:val="0"/>
      <w:divBdr>
        <w:top w:val="none" w:sz="0" w:space="0" w:color="auto"/>
        <w:left w:val="none" w:sz="0" w:space="0" w:color="auto"/>
        <w:bottom w:val="none" w:sz="0" w:space="0" w:color="auto"/>
        <w:right w:val="none" w:sz="0" w:space="0" w:color="auto"/>
      </w:divBdr>
    </w:div>
    <w:div w:id="1587350110">
      <w:bodyDiv w:val="1"/>
      <w:marLeft w:val="0"/>
      <w:marRight w:val="0"/>
      <w:marTop w:val="0"/>
      <w:marBottom w:val="0"/>
      <w:divBdr>
        <w:top w:val="none" w:sz="0" w:space="0" w:color="auto"/>
        <w:left w:val="none" w:sz="0" w:space="0" w:color="auto"/>
        <w:bottom w:val="none" w:sz="0" w:space="0" w:color="auto"/>
        <w:right w:val="none" w:sz="0" w:space="0" w:color="auto"/>
      </w:divBdr>
    </w:div>
    <w:div w:id="1676300426">
      <w:bodyDiv w:val="1"/>
      <w:marLeft w:val="0"/>
      <w:marRight w:val="0"/>
      <w:marTop w:val="0"/>
      <w:marBottom w:val="0"/>
      <w:divBdr>
        <w:top w:val="none" w:sz="0" w:space="0" w:color="auto"/>
        <w:left w:val="none" w:sz="0" w:space="0" w:color="auto"/>
        <w:bottom w:val="none" w:sz="0" w:space="0" w:color="auto"/>
        <w:right w:val="none" w:sz="0" w:space="0" w:color="auto"/>
      </w:divBdr>
    </w:div>
    <w:div w:id="1835024570">
      <w:bodyDiv w:val="1"/>
      <w:marLeft w:val="0"/>
      <w:marRight w:val="0"/>
      <w:marTop w:val="0"/>
      <w:marBottom w:val="0"/>
      <w:divBdr>
        <w:top w:val="none" w:sz="0" w:space="0" w:color="auto"/>
        <w:left w:val="none" w:sz="0" w:space="0" w:color="auto"/>
        <w:bottom w:val="none" w:sz="0" w:space="0" w:color="auto"/>
        <w:right w:val="none" w:sz="0" w:space="0" w:color="auto"/>
      </w:divBdr>
    </w:div>
    <w:div w:id="1847094488">
      <w:bodyDiv w:val="1"/>
      <w:marLeft w:val="0"/>
      <w:marRight w:val="0"/>
      <w:marTop w:val="0"/>
      <w:marBottom w:val="0"/>
      <w:divBdr>
        <w:top w:val="none" w:sz="0" w:space="0" w:color="auto"/>
        <w:left w:val="none" w:sz="0" w:space="0" w:color="auto"/>
        <w:bottom w:val="none" w:sz="0" w:space="0" w:color="auto"/>
        <w:right w:val="none" w:sz="0" w:space="0" w:color="auto"/>
      </w:divBdr>
    </w:div>
    <w:div w:id="1855150234">
      <w:bodyDiv w:val="1"/>
      <w:marLeft w:val="0"/>
      <w:marRight w:val="0"/>
      <w:marTop w:val="0"/>
      <w:marBottom w:val="0"/>
      <w:divBdr>
        <w:top w:val="none" w:sz="0" w:space="0" w:color="auto"/>
        <w:left w:val="none" w:sz="0" w:space="0" w:color="auto"/>
        <w:bottom w:val="none" w:sz="0" w:space="0" w:color="auto"/>
        <w:right w:val="none" w:sz="0" w:space="0" w:color="auto"/>
      </w:divBdr>
    </w:div>
    <w:div w:id="1907110366">
      <w:bodyDiv w:val="1"/>
      <w:marLeft w:val="0"/>
      <w:marRight w:val="0"/>
      <w:marTop w:val="0"/>
      <w:marBottom w:val="0"/>
      <w:divBdr>
        <w:top w:val="none" w:sz="0" w:space="0" w:color="auto"/>
        <w:left w:val="none" w:sz="0" w:space="0" w:color="auto"/>
        <w:bottom w:val="none" w:sz="0" w:space="0" w:color="auto"/>
        <w:right w:val="none" w:sz="0" w:space="0" w:color="auto"/>
      </w:divBdr>
    </w:div>
    <w:div w:id="2020697025">
      <w:bodyDiv w:val="1"/>
      <w:marLeft w:val="0"/>
      <w:marRight w:val="0"/>
      <w:marTop w:val="0"/>
      <w:marBottom w:val="0"/>
      <w:divBdr>
        <w:top w:val="none" w:sz="0" w:space="0" w:color="auto"/>
        <w:left w:val="none" w:sz="0" w:space="0" w:color="auto"/>
        <w:bottom w:val="none" w:sz="0" w:space="0" w:color="auto"/>
        <w:right w:val="none" w:sz="0" w:space="0" w:color="auto"/>
      </w:divBdr>
    </w:div>
    <w:div w:id="2029136620">
      <w:bodyDiv w:val="1"/>
      <w:marLeft w:val="0"/>
      <w:marRight w:val="0"/>
      <w:marTop w:val="0"/>
      <w:marBottom w:val="0"/>
      <w:divBdr>
        <w:top w:val="none" w:sz="0" w:space="0" w:color="auto"/>
        <w:left w:val="none" w:sz="0" w:space="0" w:color="auto"/>
        <w:bottom w:val="none" w:sz="0" w:space="0" w:color="auto"/>
        <w:right w:val="none" w:sz="0" w:space="0" w:color="auto"/>
      </w:divBdr>
    </w:div>
    <w:div w:id="2039042785">
      <w:bodyDiv w:val="1"/>
      <w:marLeft w:val="0"/>
      <w:marRight w:val="0"/>
      <w:marTop w:val="0"/>
      <w:marBottom w:val="0"/>
      <w:divBdr>
        <w:top w:val="none" w:sz="0" w:space="0" w:color="auto"/>
        <w:left w:val="none" w:sz="0" w:space="0" w:color="auto"/>
        <w:bottom w:val="none" w:sz="0" w:space="0" w:color="auto"/>
        <w:right w:val="none" w:sz="0" w:space="0" w:color="auto"/>
      </w:divBdr>
    </w:div>
    <w:div w:id="2049334880">
      <w:bodyDiv w:val="1"/>
      <w:marLeft w:val="0"/>
      <w:marRight w:val="0"/>
      <w:marTop w:val="0"/>
      <w:marBottom w:val="0"/>
      <w:divBdr>
        <w:top w:val="none" w:sz="0" w:space="0" w:color="auto"/>
        <w:left w:val="none" w:sz="0" w:space="0" w:color="auto"/>
        <w:bottom w:val="none" w:sz="0" w:space="0" w:color="auto"/>
        <w:right w:val="none" w:sz="0" w:space="0" w:color="auto"/>
      </w:divBdr>
    </w:div>
    <w:div w:id="2070767553">
      <w:bodyDiv w:val="1"/>
      <w:marLeft w:val="0"/>
      <w:marRight w:val="0"/>
      <w:marTop w:val="0"/>
      <w:marBottom w:val="0"/>
      <w:divBdr>
        <w:top w:val="none" w:sz="0" w:space="0" w:color="auto"/>
        <w:left w:val="none" w:sz="0" w:space="0" w:color="auto"/>
        <w:bottom w:val="none" w:sz="0" w:space="0" w:color="auto"/>
        <w:right w:val="none" w:sz="0" w:space="0" w:color="auto"/>
      </w:divBdr>
    </w:div>
    <w:div w:id="2103213578">
      <w:bodyDiv w:val="1"/>
      <w:marLeft w:val="0"/>
      <w:marRight w:val="0"/>
      <w:marTop w:val="0"/>
      <w:marBottom w:val="0"/>
      <w:divBdr>
        <w:top w:val="none" w:sz="0" w:space="0" w:color="auto"/>
        <w:left w:val="none" w:sz="0" w:space="0" w:color="auto"/>
        <w:bottom w:val="none" w:sz="0" w:space="0" w:color="auto"/>
        <w:right w:val="none" w:sz="0" w:space="0" w:color="auto"/>
      </w:divBdr>
    </w:div>
    <w:div w:id="2108310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ivzyl@bwlog.com"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ieterba\Desktop\BWL%20BRS%20template%20ver%201.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3C789363A184AD0823AAD69B3422ADC"/>
        <w:category>
          <w:name w:val="General"/>
          <w:gallery w:val="placeholder"/>
        </w:category>
        <w:types>
          <w:type w:val="bbPlcHdr"/>
        </w:types>
        <w:behaviors>
          <w:behavior w:val="content"/>
        </w:behaviors>
        <w:guid w:val="{88FAC734-E55D-478D-8A5A-8CBAD988960E}"/>
      </w:docPartPr>
      <w:docPartBody>
        <w:p w:rsidR="00C05A13" w:rsidRDefault="00F74EFA">
          <w:r w:rsidRPr="001A460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EFA"/>
    <w:rsid w:val="000B6273"/>
    <w:rsid w:val="001B2D07"/>
    <w:rsid w:val="004E13A0"/>
    <w:rsid w:val="004E5D57"/>
    <w:rsid w:val="004F1D0B"/>
    <w:rsid w:val="005155F2"/>
    <w:rsid w:val="00541D14"/>
    <w:rsid w:val="00555FC1"/>
    <w:rsid w:val="005C6EC9"/>
    <w:rsid w:val="00627AE0"/>
    <w:rsid w:val="00682892"/>
    <w:rsid w:val="007544FE"/>
    <w:rsid w:val="009F1071"/>
    <w:rsid w:val="00A76F76"/>
    <w:rsid w:val="00BB5FC6"/>
    <w:rsid w:val="00BD3AE8"/>
    <w:rsid w:val="00C05A13"/>
    <w:rsid w:val="00CE522C"/>
    <w:rsid w:val="00DD7A3E"/>
    <w:rsid w:val="00F74EFA"/>
    <w:rsid w:val="00F930F5"/>
    <w:rsid w:val="00FE65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611BEF"/>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4EFA"/>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4EFA"/>
    <w:rPr>
      <w:color w:val="808080"/>
    </w:rPr>
  </w:style>
  <w:style w:type="paragraph" w:customStyle="1" w:styleId="E335ECF4628C47F196A2E852BB2367A1">
    <w:name w:val="E335ECF4628C47F196A2E852BB2367A1"/>
    <w:rsid w:val="00F74EFA"/>
  </w:style>
  <w:style w:type="paragraph" w:customStyle="1" w:styleId="6CBE22F3CB2B483E89FA38B711679819">
    <w:name w:val="6CBE22F3CB2B483E89FA38B711679819"/>
    <w:rsid w:val="00F74EFA"/>
  </w:style>
  <w:style w:type="paragraph" w:customStyle="1" w:styleId="73ACF2FEAF6D4808AE442B9D5A9CABCB">
    <w:name w:val="73ACF2FEAF6D4808AE442B9D5A9CABCB"/>
    <w:rsid w:val="00F74EFA"/>
  </w:style>
  <w:style w:type="paragraph" w:customStyle="1" w:styleId="32F82F52D1CB466C8F346E54546B7DB2">
    <w:name w:val="32F82F52D1CB466C8F346E54546B7DB2"/>
    <w:rsid w:val="00F74E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761B1B3E61654CA6088E2880255C4F" ma:contentTypeVersion="0" ma:contentTypeDescription="Create a new document." ma:contentTypeScope="" ma:versionID="fec101f7e7786a776fa610d316c86c6b">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6B2F47-BB77-4161-9816-E8A83A410E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375AED6-81A9-4288-9E63-FF95FCB151E4}">
  <ds:schemaRefs>
    <ds:schemaRef ds:uri="http://schemas.microsoft.com/office/2006/metadata/longProperties"/>
  </ds:schemaRefs>
</ds:datastoreItem>
</file>

<file path=customXml/itemProps3.xml><?xml version="1.0" encoding="utf-8"?>
<ds:datastoreItem xmlns:ds="http://schemas.openxmlformats.org/officeDocument/2006/customXml" ds:itemID="{0A7913A9-A24D-4486-BE27-9919226D09D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3FEA6E-0297-4C8E-BAC0-F44E291500C0}">
  <ds:schemaRefs>
    <ds:schemaRef ds:uri="http://schemas.microsoft.com/sharepoint/v3/contenttype/forms"/>
  </ds:schemaRefs>
</ds:datastoreItem>
</file>

<file path=customXml/itemProps5.xml><?xml version="1.0" encoding="utf-8"?>
<ds:datastoreItem xmlns:ds="http://schemas.openxmlformats.org/officeDocument/2006/customXml" ds:itemID="{D90D24A1-0E6C-4D08-AAC4-6E6AD9988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BWL BRS template ver 1</Template>
  <TotalTime>5564</TotalTime>
  <Pages>1</Pages>
  <Words>5187</Words>
  <Characters>29568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Internal MMS Reporting BRS</vt:lpstr>
    </vt:vector>
  </TitlesOfParts>
  <Company>Barloworld Logistics</Company>
  <LinksUpToDate>false</LinksUpToDate>
  <CharactersWithSpaces>34686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MMS Reporting BRS</dc:title>
  <dc:creator>Pieter</dc:creator>
  <cp:lastModifiedBy>Ilse Van Zyl</cp:lastModifiedBy>
  <cp:revision>14</cp:revision>
  <cp:lastPrinted>2016-11-23T06:23:00Z</cp:lastPrinted>
  <dcterms:created xsi:type="dcterms:W3CDTF">2017-08-10T05:22:00Z</dcterms:created>
  <dcterms:modified xsi:type="dcterms:W3CDTF">2017-08-14T09:30:00Z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_Version">
    <vt:lpwstr/>
  </property>
  <property fmtid="{D5CDD505-2E9C-101B-9397-08002B2CF9AE}" pid="4" name="_Revision">
    <vt:lpwstr/>
  </property>
  <property fmtid="{D5CDD505-2E9C-101B-9397-08002B2CF9AE}" pid="5" name="ContentTypeId">
    <vt:lpwstr>0x0101005D761B1B3E61654CA6088E2880255C4F</vt:lpwstr>
  </property>
  <property fmtid="{D5CDD505-2E9C-101B-9397-08002B2CF9AE}" pid="6" name="_CopySource">
    <vt:lpwstr/>
  </property>
  <property fmtid="{D5CDD505-2E9C-101B-9397-08002B2CF9AE}" pid="7" name="Order">
    <vt:lpwstr>112500.000000000</vt:lpwstr>
  </property>
  <property fmtid="{D5CDD505-2E9C-101B-9397-08002B2CF9AE}" pid="8" name="TemplateUrl">
    <vt:lpwstr/>
  </property>
  <property fmtid="{D5CDD505-2E9C-101B-9397-08002B2CF9AE}" pid="9" name="xd_ProgID">
    <vt:lpwstr/>
  </property>
</Properties>
</file>